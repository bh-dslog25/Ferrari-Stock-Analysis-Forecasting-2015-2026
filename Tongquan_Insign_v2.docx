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77BCE" w14:textId="77777777" w:rsidR="0029101F" w:rsidRPr="00500DDF" w:rsidRDefault="0029101F">
      <w:pPr>
        <w:rPr>
          <w:rFonts w:ascii="Roboto" w:hAnsi="Roboto" w:cs="Arial"/>
          <w:b/>
          <w:bCs/>
          <w:sz w:val="40"/>
          <w:szCs w:val="40"/>
        </w:rPr>
      </w:pPr>
      <w:r w:rsidRPr="00500DDF">
        <w:rPr>
          <w:rFonts w:ascii="Roboto" w:hAnsi="Roboto" w:cs="Arial"/>
          <w:b/>
          <w:bCs/>
          <w:sz w:val="40"/>
          <w:szCs w:val="40"/>
        </w:rPr>
        <w:t xml:space="preserve">Đề bài: Phân tích Xu hướng, xác định sự biến động bất thường của giá trị cổ phiếu Ferrari Stock qua từng năm (2015-2026) và dự đoán xu hướng của giá đóng cửa trong 1 năm tiếp theo. </w:t>
      </w:r>
    </w:p>
    <w:p w14:paraId="6E655B62" w14:textId="77777777" w:rsidR="0029101F" w:rsidRPr="00500DDF" w:rsidRDefault="0029101F" w:rsidP="0029101F">
      <w:pPr>
        <w:rPr>
          <w:rFonts w:ascii="Roboto" w:hAnsi="Roboto" w:cs="Arial"/>
          <w:sz w:val="28"/>
          <w:szCs w:val="28"/>
        </w:rPr>
      </w:pPr>
    </w:p>
    <w:p w14:paraId="416FBEBB" w14:textId="77777777" w:rsidR="0029101F" w:rsidRPr="00500DDF" w:rsidRDefault="0029101F" w:rsidP="0029101F">
      <w:pPr>
        <w:pStyle w:val="ListParagraph"/>
        <w:numPr>
          <w:ilvl w:val="0"/>
          <w:numId w:val="2"/>
        </w:numPr>
        <w:ind w:left="709" w:hanging="567"/>
        <w:rPr>
          <w:rFonts w:ascii="Roboto" w:hAnsi="Roboto" w:cs="Arial"/>
        </w:rPr>
      </w:pPr>
      <w:r w:rsidRPr="00500DDF">
        <w:rPr>
          <w:rFonts w:ascii="Roboto" w:hAnsi="Roboto" w:cs="Arial"/>
        </w:rPr>
        <w:t>Giới thiệu bài toán.</w:t>
      </w:r>
    </w:p>
    <w:p w14:paraId="76F4D6C9" w14:textId="77777777" w:rsidR="0029101F" w:rsidRPr="00500DDF" w:rsidRDefault="0029101F" w:rsidP="0029101F">
      <w:pPr>
        <w:ind w:left="709"/>
        <w:rPr>
          <w:rFonts w:ascii="Roboto" w:hAnsi="Roboto" w:cs="Arial"/>
          <w:b/>
          <w:bCs/>
        </w:rPr>
      </w:pPr>
      <w:r w:rsidRPr="00500DDF">
        <w:rPr>
          <w:rFonts w:ascii="Roboto" w:hAnsi="Roboto" w:cs="Arial"/>
        </w:rPr>
        <w:t>Bộ dữ liệu Ferrari Stock Data 2015-2026 là nguồn dữ liệu chuyên sâu cung cấp các tham số giá thị trường của cổ phiếu Ferrari (mã niêm yết: RACE), được quản lý bởi chuyên gia </w:t>
      </w:r>
      <w:r w:rsidRPr="00500DDF">
        <w:rPr>
          <w:rFonts w:ascii="Roboto" w:hAnsi="Roboto" w:cs="Arial"/>
          <w:b/>
          <w:bCs/>
        </w:rPr>
        <w:t xml:space="preserve">Alexandre Constantino Leal </w:t>
      </w:r>
      <w:r w:rsidRPr="00500DDF">
        <w:rPr>
          <w:rFonts w:ascii="Roboto" w:hAnsi="Roboto" w:cs="Arial"/>
        </w:rPr>
        <w:t>trên nền tảng Kaggle.</w:t>
      </w:r>
    </w:p>
    <w:p w14:paraId="29E0C878" w14:textId="77777777" w:rsidR="0029101F" w:rsidRPr="00500DDF" w:rsidRDefault="0029101F" w:rsidP="0029101F">
      <w:pPr>
        <w:pStyle w:val="ListParagraph"/>
        <w:numPr>
          <w:ilvl w:val="0"/>
          <w:numId w:val="3"/>
        </w:numPr>
        <w:rPr>
          <w:rFonts w:ascii="Roboto" w:hAnsi="Roboto" w:cs="Arial"/>
        </w:rPr>
      </w:pPr>
      <w:r w:rsidRPr="00500DDF">
        <w:rPr>
          <w:rFonts w:ascii="Roboto" w:hAnsi="Roboto" w:cs="Arial"/>
        </w:rPr>
        <w:t>Bối cảnh:</w:t>
      </w:r>
    </w:p>
    <w:p w14:paraId="2F77695A" w14:textId="77777777" w:rsidR="00054DE6" w:rsidRPr="00500DDF" w:rsidRDefault="00054DE6" w:rsidP="00054DE6">
      <w:pPr>
        <w:pStyle w:val="ListParagraph"/>
        <w:ind w:left="1069"/>
        <w:rPr>
          <w:rFonts w:ascii="Roboto" w:hAnsi="Roboto" w:cs="Arial"/>
        </w:rPr>
      </w:pPr>
      <w:r w:rsidRPr="00500DDF">
        <w:rPr>
          <w:rFonts w:ascii="Roboto" w:hAnsi="Roboto" w:cs="Arial"/>
        </w:rPr>
        <w:t>Dưới góc nhìn của một thực tập sinh Data Science, tiến hành phân tích xu hướng, xác định biến động thông thường/ thất thường của giá trị cổ phiếu. Từ đó, phân tích xu hướng và biến động của giá cổ phiếu Ferrari nhằm xác định các giai đoạn tăng trưởng, suy giảm và biến động bất thường của thị trường.. Đồng thời, dựa trên dữ liệu cũ tiến hành dự đoán xu hướng giá thay đổi trong vòng 1 năm tiếp theo của RACE.</w:t>
      </w:r>
    </w:p>
    <w:p w14:paraId="13117FA9" w14:textId="77777777" w:rsidR="0029101F" w:rsidRPr="00500DDF" w:rsidRDefault="0029101F" w:rsidP="0029101F">
      <w:pPr>
        <w:pStyle w:val="ListParagraph"/>
        <w:numPr>
          <w:ilvl w:val="0"/>
          <w:numId w:val="3"/>
        </w:numPr>
        <w:rPr>
          <w:rFonts w:ascii="Roboto" w:hAnsi="Roboto" w:cs="Arial"/>
        </w:rPr>
      </w:pPr>
      <w:r w:rsidRPr="00500DDF">
        <w:rPr>
          <w:rFonts w:ascii="Roboto" w:hAnsi="Roboto" w:cs="Arial"/>
        </w:rPr>
        <w:t>Tầm quan trọng của vấn đề:</w:t>
      </w:r>
    </w:p>
    <w:p w14:paraId="215B2155" w14:textId="77777777" w:rsidR="00054DE6" w:rsidRPr="00500DDF" w:rsidRDefault="00054DE6" w:rsidP="00054DE6">
      <w:pPr>
        <w:pStyle w:val="ListParagraph"/>
        <w:ind w:left="1069"/>
        <w:rPr>
          <w:rFonts w:ascii="Roboto" w:hAnsi="Roboto" w:cs="Arial"/>
        </w:rPr>
      </w:pPr>
      <w:r w:rsidRPr="00500DDF">
        <w:rPr>
          <w:rFonts w:ascii="Roboto" w:hAnsi="Roboto" w:cs="Arial"/>
        </w:rPr>
        <w:t>Việc xác định xu hướng và sự biến động của giá cổ phiếu RACE trong quá khứ nhằm đưa ra cái nhìn tổng quát, hiểu được phần nào nguyên do khiến giá cổ phiếu có sự thay đổi rõ rệt.</w:t>
      </w:r>
    </w:p>
    <w:p w14:paraId="401A706D" w14:textId="77777777" w:rsidR="00054DE6" w:rsidRPr="00500DDF" w:rsidRDefault="00054DE6" w:rsidP="00054DE6">
      <w:pPr>
        <w:pStyle w:val="ListParagraph"/>
        <w:ind w:left="1069"/>
        <w:rPr>
          <w:rFonts w:ascii="Roboto" w:hAnsi="Roboto" w:cs="Arial"/>
        </w:rPr>
      </w:pPr>
      <w:r w:rsidRPr="00500DDF">
        <w:rPr>
          <w:rFonts w:ascii="Roboto" w:hAnsi="Roboto" w:cs="Arial"/>
        </w:rPr>
        <w:t>Dự đoán xu hướng trong tương lai nhằm cung cấp tầm nhìn sớm về sự thay đổi giá, giúp các nhà đầu tư và nhà phân tích ứng phó chủ động trước những rủi ro bất lợi. Đồng thời cho phép đánh giá liệu xu hướng tăng trưởng hiện tại có bền vững hay không, từ đó đưa ra quyết định đầu tư phù hợp.</w:t>
      </w:r>
    </w:p>
    <w:p w14:paraId="5157E86D" w14:textId="77777777" w:rsidR="0029101F" w:rsidRPr="00500DDF" w:rsidRDefault="0029101F" w:rsidP="0029101F">
      <w:pPr>
        <w:pStyle w:val="ListParagraph"/>
        <w:numPr>
          <w:ilvl w:val="0"/>
          <w:numId w:val="3"/>
        </w:numPr>
        <w:rPr>
          <w:rFonts w:ascii="Roboto" w:hAnsi="Roboto" w:cs="Arial"/>
        </w:rPr>
      </w:pPr>
      <w:r w:rsidRPr="00500DDF">
        <w:rPr>
          <w:rFonts w:ascii="Roboto" w:hAnsi="Roboto" w:cs="Arial"/>
        </w:rPr>
        <w:t>Mục tiêu:</w:t>
      </w:r>
    </w:p>
    <w:p w14:paraId="347C8DD7" w14:textId="77777777" w:rsidR="00D345AE" w:rsidRPr="00500DDF" w:rsidRDefault="00D345AE" w:rsidP="00D345AE">
      <w:pPr>
        <w:pStyle w:val="ListParagraph"/>
        <w:ind w:left="1069"/>
        <w:rPr>
          <w:rFonts w:ascii="Roboto" w:hAnsi="Roboto" w:cs="Arial"/>
        </w:rPr>
      </w:pPr>
      <w:r w:rsidRPr="00500DDF">
        <w:rPr>
          <w:rFonts w:ascii="Roboto" w:hAnsi="Roboto" w:cs="Arial"/>
        </w:rPr>
        <w:t>Xây dựng mô hình ARIMA/SARIMA có độ chính xác (MAPE) thấp hơn ít nhất 10% so với mô hình Naïve Forecaster cơ bản, đồng thời đạt MAE out-of-sample chấp nhận được trên tập kiểm tra 30 ngày, dự đoán xu hướng thay đổi của giá cổ phiếu trong một năm tiếp theo.</w:t>
      </w:r>
    </w:p>
    <w:p w14:paraId="295A4EB1" w14:textId="77777777" w:rsidR="0029101F" w:rsidRPr="00500DDF" w:rsidRDefault="0029101F" w:rsidP="0029101F">
      <w:pPr>
        <w:pStyle w:val="ListParagraph"/>
        <w:numPr>
          <w:ilvl w:val="0"/>
          <w:numId w:val="3"/>
        </w:numPr>
        <w:rPr>
          <w:rFonts w:ascii="Roboto" w:hAnsi="Roboto" w:cs="Arial"/>
        </w:rPr>
      </w:pPr>
      <w:r w:rsidRPr="00500DDF">
        <w:rPr>
          <w:rFonts w:ascii="Roboto" w:hAnsi="Roboto" w:cs="Arial"/>
        </w:rPr>
        <w:t>Phương pháp tiếp cận:</w:t>
      </w:r>
    </w:p>
    <w:p w14:paraId="0889B120" w14:textId="77777777" w:rsidR="00D345AE" w:rsidRPr="00500DDF" w:rsidRDefault="00D345AE" w:rsidP="00D345AE">
      <w:pPr>
        <w:pStyle w:val="ListParagraph"/>
        <w:ind w:left="1069"/>
        <w:rPr>
          <w:rFonts w:ascii="Roboto" w:hAnsi="Roboto" w:cs="Arial"/>
        </w:rPr>
      </w:pPr>
      <w:r w:rsidRPr="00500DDF">
        <w:rPr>
          <w:rFonts w:ascii="Roboto" w:hAnsi="Roboto" w:cs="Arial"/>
        </w:rPr>
        <w:t xml:space="preserve">Ở đây, tôi sẽ sử dụng mô hình ARIMA/SARIMA kết hợp để tiến hành so sánh kết quả so với mô hình Naïve Forecaster truyền thống. Dữ liệu được chia thành tập train và test (hold-out 30 ngày giao dịch cuối) để đánh giá khả năng tổng quát hóa của mô hình. Các chỉ số đánh giá bao gồm MAE (Mean </w:t>
      </w:r>
      <w:r w:rsidRPr="00500DDF">
        <w:rPr>
          <w:rFonts w:ascii="Roboto" w:hAnsi="Roboto" w:cs="Arial"/>
        </w:rPr>
        <w:lastRenderedPageBreak/>
        <w:t>Absolute Error), MAPE (Mean Absolute Percentage Error) và AIC (Akaike Information Criterion) cho việc lựa chọn tham số tối ưu (p, d, q).</w:t>
      </w:r>
    </w:p>
    <w:p w14:paraId="255CBD6B" w14:textId="77777777" w:rsidR="002D7DDA" w:rsidRPr="00500DDF" w:rsidRDefault="002D7DDA" w:rsidP="00D345AE">
      <w:pPr>
        <w:pStyle w:val="ListParagraph"/>
        <w:ind w:left="1069"/>
        <w:rPr>
          <w:rFonts w:ascii="Roboto" w:hAnsi="Roboto" w:cs="Arial"/>
        </w:rPr>
      </w:pPr>
    </w:p>
    <w:p w14:paraId="71DB6C76" w14:textId="77777777" w:rsidR="0029101F" w:rsidRPr="00500DDF" w:rsidRDefault="0029101F" w:rsidP="0029101F">
      <w:pPr>
        <w:pStyle w:val="ListParagraph"/>
        <w:numPr>
          <w:ilvl w:val="0"/>
          <w:numId w:val="2"/>
        </w:numPr>
        <w:ind w:left="709" w:hanging="567"/>
        <w:rPr>
          <w:rFonts w:ascii="Roboto" w:hAnsi="Roboto" w:cs="Arial"/>
        </w:rPr>
      </w:pPr>
      <w:r w:rsidRPr="00500DDF">
        <w:rPr>
          <w:rFonts w:ascii="Roboto" w:hAnsi="Roboto" w:cs="Arial"/>
        </w:rPr>
        <w:t>Mô tả dữ liệu.</w:t>
      </w:r>
    </w:p>
    <w:p w14:paraId="09DCECB9" w14:textId="77777777" w:rsidR="001878CF" w:rsidRPr="00500DDF" w:rsidRDefault="001878CF" w:rsidP="001878CF">
      <w:pPr>
        <w:pStyle w:val="ListParagraph"/>
        <w:ind w:left="709"/>
        <w:rPr>
          <w:rFonts w:ascii="Roboto" w:hAnsi="Roboto" w:cs="Arial"/>
        </w:rPr>
      </w:pPr>
      <w:r w:rsidRPr="00500DDF">
        <w:rPr>
          <w:rFonts w:ascii="Roboto" w:hAnsi="Roboto" w:cs="Arial"/>
        </w:rPr>
        <w:t>Bộ dữ liệu có tổng cộng: 6 cột và 2568 dòng dữ liệu.</w:t>
      </w:r>
      <w:r w:rsidRPr="00500DDF">
        <w:rPr>
          <w:rFonts w:ascii="Roboto" w:hAnsi="Roboto" w:cs="Arial"/>
        </w:rPr>
        <w:br/>
      </w:r>
    </w:p>
    <w:tbl>
      <w:tblPr>
        <w:tblStyle w:val="TableGrid"/>
        <w:tblW w:w="0" w:type="auto"/>
        <w:tblInd w:w="709" w:type="dxa"/>
        <w:tblLook w:val="04A0" w:firstRow="1" w:lastRow="0" w:firstColumn="1" w:lastColumn="0" w:noHBand="0" w:noVBand="1"/>
      </w:tblPr>
      <w:tblGrid>
        <w:gridCol w:w="1955"/>
        <w:gridCol w:w="6580"/>
      </w:tblGrid>
      <w:tr w:rsidR="001878CF" w:rsidRPr="00500DDF" w14:paraId="6DCF314D" w14:textId="77777777" w:rsidTr="002D7DDA">
        <w:trPr>
          <w:trHeight w:val="640"/>
        </w:trPr>
        <w:tc>
          <w:tcPr>
            <w:tcW w:w="1955" w:type="dxa"/>
          </w:tcPr>
          <w:p w14:paraId="7B722070" w14:textId="77777777" w:rsidR="001878CF" w:rsidRPr="00500DDF" w:rsidRDefault="001878CF" w:rsidP="001878CF">
            <w:pPr>
              <w:pStyle w:val="ListParagraph"/>
              <w:ind w:left="0"/>
              <w:rPr>
                <w:rFonts w:ascii="Roboto" w:hAnsi="Roboto" w:cs="Arial"/>
                <w:b/>
                <w:bCs/>
              </w:rPr>
            </w:pPr>
            <w:r w:rsidRPr="00500DDF">
              <w:rPr>
                <w:rFonts w:ascii="Roboto" w:hAnsi="Roboto" w:cs="Arial"/>
                <w:b/>
                <w:bCs/>
              </w:rPr>
              <w:t xml:space="preserve">Cột </w:t>
            </w:r>
          </w:p>
        </w:tc>
        <w:tc>
          <w:tcPr>
            <w:tcW w:w="6580" w:type="dxa"/>
          </w:tcPr>
          <w:p w14:paraId="64536178" w14:textId="77777777" w:rsidR="001878CF" w:rsidRPr="00500DDF" w:rsidRDefault="001878CF" w:rsidP="001878CF">
            <w:pPr>
              <w:pStyle w:val="ListParagraph"/>
              <w:ind w:left="0"/>
              <w:rPr>
                <w:rFonts w:ascii="Roboto" w:hAnsi="Roboto" w:cs="Arial"/>
                <w:b/>
                <w:bCs/>
              </w:rPr>
            </w:pPr>
            <w:r w:rsidRPr="00500DDF">
              <w:rPr>
                <w:rFonts w:ascii="Roboto" w:hAnsi="Roboto" w:cs="Arial"/>
                <w:b/>
                <w:bCs/>
              </w:rPr>
              <w:t>Ý nghĩa</w:t>
            </w:r>
          </w:p>
        </w:tc>
      </w:tr>
      <w:tr w:rsidR="001878CF" w:rsidRPr="00500DDF" w14:paraId="4E5AD354" w14:textId="77777777" w:rsidTr="002D7DDA">
        <w:trPr>
          <w:trHeight w:val="574"/>
        </w:trPr>
        <w:tc>
          <w:tcPr>
            <w:tcW w:w="1955" w:type="dxa"/>
          </w:tcPr>
          <w:p w14:paraId="40A348B7" w14:textId="77777777" w:rsidR="001878CF" w:rsidRPr="00500DDF" w:rsidRDefault="001878CF" w:rsidP="001878CF">
            <w:pPr>
              <w:pStyle w:val="ListParagraph"/>
              <w:ind w:left="0"/>
              <w:rPr>
                <w:rFonts w:ascii="Roboto" w:hAnsi="Roboto" w:cs="Arial"/>
              </w:rPr>
            </w:pPr>
            <w:r w:rsidRPr="00500DDF">
              <w:rPr>
                <w:rFonts w:ascii="Roboto" w:hAnsi="Roboto" w:cs="Arial"/>
              </w:rPr>
              <w:t>Date</w:t>
            </w:r>
          </w:p>
        </w:tc>
        <w:tc>
          <w:tcPr>
            <w:tcW w:w="6580" w:type="dxa"/>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878CF" w:rsidRPr="00500DDF" w14:paraId="75F3230C" w14:textId="77777777" w:rsidTr="002D7DDA">
              <w:trPr>
                <w:tblCellSpacing w:w="15" w:type="dxa"/>
              </w:trPr>
              <w:tc>
                <w:tcPr>
                  <w:tcW w:w="0" w:type="auto"/>
                  <w:vAlign w:val="center"/>
                  <w:hideMark/>
                </w:tcPr>
                <w:p w14:paraId="53296421" w14:textId="77777777" w:rsidR="001878CF" w:rsidRPr="00500DDF" w:rsidRDefault="001878CF" w:rsidP="001878CF">
                  <w:pPr>
                    <w:pStyle w:val="ListParagraph"/>
                    <w:rPr>
                      <w:rFonts w:ascii="Roboto" w:hAnsi="Roboto" w:cs="Arial"/>
                    </w:rPr>
                  </w:pPr>
                </w:p>
              </w:tc>
            </w:tr>
          </w:tbl>
          <w:p w14:paraId="0B947421" w14:textId="77777777" w:rsidR="001878CF" w:rsidRPr="00500DDF" w:rsidRDefault="001878CF" w:rsidP="001878CF">
            <w:pPr>
              <w:pStyle w:val="ListParagraph"/>
              <w:rPr>
                <w:rFonts w:ascii="Roboto" w:hAnsi="Roboto" w:cs="Arial"/>
                <w:vanish/>
              </w:rPr>
            </w:pPr>
          </w:p>
          <w:p w14:paraId="5937D7B3" w14:textId="77777777" w:rsidR="001878CF" w:rsidRPr="00500DDF" w:rsidRDefault="002D7DDA" w:rsidP="001878CF">
            <w:pPr>
              <w:pStyle w:val="ListParagraph"/>
              <w:ind w:left="0"/>
              <w:rPr>
                <w:rFonts w:ascii="Roboto" w:hAnsi="Roboto" w:cs="Arial"/>
              </w:rPr>
            </w:pPr>
            <w:r w:rsidRPr="00500DDF">
              <w:rPr>
                <w:rFonts w:ascii="Roboto" w:hAnsi="Roboto" w:cs="Arial"/>
              </w:rPr>
              <w:t>Ngày giao dịch</w:t>
            </w:r>
          </w:p>
        </w:tc>
      </w:tr>
      <w:tr w:rsidR="001878CF" w:rsidRPr="00500DDF" w14:paraId="62D1C48E" w14:textId="77777777" w:rsidTr="002D7DDA">
        <w:trPr>
          <w:trHeight w:val="554"/>
        </w:trPr>
        <w:tc>
          <w:tcPr>
            <w:tcW w:w="1955" w:type="dxa"/>
          </w:tcPr>
          <w:p w14:paraId="0D6A2D89" w14:textId="77777777" w:rsidR="001878CF" w:rsidRPr="00500DDF" w:rsidRDefault="001878CF" w:rsidP="001878CF">
            <w:pPr>
              <w:pStyle w:val="ListParagraph"/>
              <w:ind w:left="0"/>
              <w:rPr>
                <w:rFonts w:ascii="Roboto" w:hAnsi="Roboto" w:cs="Arial"/>
              </w:rPr>
            </w:pPr>
            <w:r w:rsidRPr="00500DDF">
              <w:rPr>
                <w:rFonts w:ascii="Roboto" w:hAnsi="Roboto" w:cs="Arial"/>
              </w:rPr>
              <w:t>Open</w:t>
            </w:r>
          </w:p>
        </w:tc>
        <w:tc>
          <w:tcPr>
            <w:tcW w:w="6580" w:type="dxa"/>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878CF" w:rsidRPr="00500DDF" w14:paraId="66AE81F5" w14:textId="77777777" w:rsidTr="002D7DDA">
              <w:trPr>
                <w:tblCellSpacing w:w="15" w:type="dxa"/>
              </w:trPr>
              <w:tc>
                <w:tcPr>
                  <w:tcW w:w="0" w:type="auto"/>
                  <w:vAlign w:val="center"/>
                  <w:hideMark/>
                </w:tcPr>
                <w:p w14:paraId="3D61A973" w14:textId="77777777" w:rsidR="001878CF" w:rsidRPr="00500DDF" w:rsidRDefault="001878CF" w:rsidP="001878CF">
                  <w:pPr>
                    <w:pStyle w:val="ListParagraph"/>
                    <w:rPr>
                      <w:rFonts w:ascii="Roboto" w:hAnsi="Roboto" w:cs="Arial"/>
                    </w:rPr>
                  </w:pPr>
                </w:p>
              </w:tc>
            </w:tr>
          </w:tbl>
          <w:p w14:paraId="4FBC8465" w14:textId="77777777" w:rsidR="001878CF" w:rsidRPr="00500DDF" w:rsidRDefault="001878CF" w:rsidP="001878CF">
            <w:pPr>
              <w:pStyle w:val="ListParagraph"/>
              <w:rPr>
                <w:rFonts w:ascii="Roboto" w:hAnsi="Roboto" w:cs="Arial"/>
                <w:vanish/>
              </w:rPr>
            </w:pPr>
          </w:p>
          <w:p w14:paraId="0E300238" w14:textId="77777777" w:rsidR="001878CF" w:rsidRPr="00500DDF" w:rsidRDefault="002D7DDA" w:rsidP="001878CF">
            <w:pPr>
              <w:pStyle w:val="ListParagraph"/>
              <w:ind w:left="0"/>
              <w:rPr>
                <w:rFonts w:ascii="Roboto" w:hAnsi="Roboto" w:cs="Arial"/>
              </w:rPr>
            </w:pPr>
            <w:r w:rsidRPr="00500DDF">
              <w:rPr>
                <w:rFonts w:ascii="Roboto" w:hAnsi="Roboto" w:cs="Arial"/>
              </w:rPr>
              <w:t>Giá mở cửa của cổ phiếu trong ngày</w:t>
            </w:r>
          </w:p>
        </w:tc>
      </w:tr>
      <w:tr w:rsidR="001878CF" w:rsidRPr="00500DDF" w14:paraId="0D8C4A7E" w14:textId="77777777" w:rsidTr="002D7DDA">
        <w:trPr>
          <w:trHeight w:val="548"/>
        </w:trPr>
        <w:tc>
          <w:tcPr>
            <w:tcW w:w="1955" w:type="dxa"/>
          </w:tcPr>
          <w:p w14:paraId="246E6DDB" w14:textId="77777777" w:rsidR="001878CF" w:rsidRPr="00500DDF" w:rsidRDefault="001878CF" w:rsidP="001878CF">
            <w:pPr>
              <w:pStyle w:val="ListParagraph"/>
              <w:ind w:left="0"/>
              <w:rPr>
                <w:rFonts w:ascii="Roboto" w:hAnsi="Roboto" w:cs="Arial"/>
              </w:rPr>
            </w:pPr>
            <w:r w:rsidRPr="00500DDF">
              <w:rPr>
                <w:rFonts w:ascii="Roboto" w:hAnsi="Roboto" w:cs="Arial"/>
              </w:rPr>
              <w:t>High</w:t>
            </w:r>
          </w:p>
        </w:tc>
        <w:tc>
          <w:tcPr>
            <w:tcW w:w="6580" w:type="dxa"/>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878CF" w:rsidRPr="00500DDF" w14:paraId="3084F0D0" w14:textId="77777777" w:rsidTr="002D7DDA">
              <w:trPr>
                <w:tblCellSpacing w:w="15" w:type="dxa"/>
              </w:trPr>
              <w:tc>
                <w:tcPr>
                  <w:tcW w:w="0" w:type="auto"/>
                  <w:vAlign w:val="center"/>
                  <w:hideMark/>
                </w:tcPr>
                <w:p w14:paraId="3B791E1C" w14:textId="77777777" w:rsidR="001878CF" w:rsidRPr="00500DDF" w:rsidRDefault="001878CF" w:rsidP="001878CF">
                  <w:pPr>
                    <w:pStyle w:val="ListParagraph"/>
                    <w:rPr>
                      <w:rFonts w:ascii="Roboto" w:hAnsi="Roboto" w:cs="Arial"/>
                    </w:rPr>
                  </w:pPr>
                </w:p>
              </w:tc>
            </w:tr>
          </w:tbl>
          <w:p w14:paraId="771730D4" w14:textId="77777777" w:rsidR="001878CF" w:rsidRPr="00500DDF" w:rsidRDefault="001878CF" w:rsidP="001878CF">
            <w:pPr>
              <w:pStyle w:val="ListParagraph"/>
              <w:rPr>
                <w:rFonts w:ascii="Roboto" w:hAnsi="Roboto" w:cs="Arial"/>
                <w:vanish/>
              </w:rPr>
            </w:pPr>
          </w:p>
          <w:p w14:paraId="4FB929FA" w14:textId="77777777" w:rsidR="001878CF" w:rsidRPr="00500DDF" w:rsidRDefault="002D7DDA" w:rsidP="001878CF">
            <w:pPr>
              <w:pStyle w:val="ListParagraph"/>
              <w:ind w:left="0"/>
              <w:rPr>
                <w:rFonts w:ascii="Roboto" w:hAnsi="Roboto" w:cs="Arial"/>
              </w:rPr>
            </w:pPr>
            <w:r w:rsidRPr="00500DDF">
              <w:rPr>
                <w:rFonts w:ascii="Roboto" w:hAnsi="Roboto" w:cs="Arial"/>
              </w:rPr>
              <w:t>Giá cao nhất trong ngày</w:t>
            </w:r>
          </w:p>
        </w:tc>
      </w:tr>
      <w:tr w:rsidR="001878CF" w:rsidRPr="00500DDF" w14:paraId="1F7340B1" w14:textId="77777777" w:rsidTr="002D7DDA">
        <w:trPr>
          <w:trHeight w:val="570"/>
        </w:trPr>
        <w:tc>
          <w:tcPr>
            <w:tcW w:w="1955" w:type="dxa"/>
          </w:tcPr>
          <w:p w14:paraId="5A12821D" w14:textId="77777777" w:rsidR="001878CF" w:rsidRPr="00500DDF" w:rsidRDefault="001878CF" w:rsidP="001878CF">
            <w:pPr>
              <w:pStyle w:val="ListParagraph"/>
              <w:ind w:left="0"/>
              <w:rPr>
                <w:rFonts w:ascii="Roboto" w:hAnsi="Roboto" w:cs="Arial"/>
              </w:rPr>
            </w:pPr>
            <w:r w:rsidRPr="00500DDF">
              <w:rPr>
                <w:rFonts w:ascii="Roboto" w:hAnsi="Roboto" w:cs="Arial"/>
              </w:rPr>
              <w:t>Low</w:t>
            </w:r>
          </w:p>
        </w:tc>
        <w:tc>
          <w:tcPr>
            <w:tcW w:w="6580" w:type="dxa"/>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878CF" w:rsidRPr="00500DDF" w14:paraId="5F006845" w14:textId="77777777" w:rsidTr="002D7DDA">
              <w:trPr>
                <w:tblCellSpacing w:w="15" w:type="dxa"/>
              </w:trPr>
              <w:tc>
                <w:tcPr>
                  <w:tcW w:w="0" w:type="auto"/>
                  <w:vAlign w:val="center"/>
                  <w:hideMark/>
                </w:tcPr>
                <w:p w14:paraId="1316712C" w14:textId="77777777" w:rsidR="001878CF" w:rsidRPr="00500DDF" w:rsidRDefault="001878CF" w:rsidP="001878CF">
                  <w:pPr>
                    <w:pStyle w:val="ListParagraph"/>
                    <w:rPr>
                      <w:rFonts w:ascii="Roboto" w:hAnsi="Roboto" w:cs="Arial"/>
                    </w:rPr>
                  </w:pPr>
                </w:p>
              </w:tc>
            </w:tr>
          </w:tbl>
          <w:p w14:paraId="2DACFD41" w14:textId="77777777" w:rsidR="001878CF" w:rsidRPr="00500DDF" w:rsidRDefault="001878CF" w:rsidP="001878CF">
            <w:pPr>
              <w:pStyle w:val="ListParagraph"/>
              <w:rPr>
                <w:rFonts w:ascii="Roboto" w:hAnsi="Roboto" w:cs="Arial"/>
                <w:vanish/>
              </w:rPr>
            </w:pPr>
          </w:p>
          <w:p w14:paraId="607C6673" w14:textId="77777777" w:rsidR="001878CF" w:rsidRPr="00500DDF" w:rsidRDefault="002D7DDA" w:rsidP="001878CF">
            <w:pPr>
              <w:pStyle w:val="ListParagraph"/>
              <w:ind w:left="0"/>
              <w:rPr>
                <w:rFonts w:ascii="Roboto" w:hAnsi="Roboto" w:cs="Arial"/>
              </w:rPr>
            </w:pPr>
            <w:r w:rsidRPr="00500DDF">
              <w:rPr>
                <w:rFonts w:ascii="Roboto" w:hAnsi="Roboto" w:cs="Arial"/>
              </w:rPr>
              <w:t>Giá thấp nhất trong ngày</w:t>
            </w:r>
          </w:p>
        </w:tc>
      </w:tr>
      <w:tr w:rsidR="001878CF" w:rsidRPr="00500DDF" w14:paraId="2A23EC5C" w14:textId="77777777" w:rsidTr="002D7DDA">
        <w:trPr>
          <w:trHeight w:val="564"/>
        </w:trPr>
        <w:tc>
          <w:tcPr>
            <w:tcW w:w="1955" w:type="dxa"/>
          </w:tcPr>
          <w:p w14:paraId="238583E5" w14:textId="77777777" w:rsidR="001878CF" w:rsidRPr="00500DDF" w:rsidRDefault="001878CF" w:rsidP="001878CF">
            <w:pPr>
              <w:pStyle w:val="ListParagraph"/>
              <w:ind w:left="0"/>
              <w:rPr>
                <w:rFonts w:ascii="Roboto" w:hAnsi="Roboto" w:cs="Arial"/>
              </w:rPr>
            </w:pPr>
            <w:r w:rsidRPr="00500DDF">
              <w:rPr>
                <w:rFonts w:ascii="Roboto" w:hAnsi="Roboto" w:cs="Arial"/>
              </w:rPr>
              <w:t>Close</w:t>
            </w:r>
          </w:p>
        </w:tc>
        <w:tc>
          <w:tcPr>
            <w:tcW w:w="6580" w:type="dxa"/>
          </w:tcPr>
          <w:p w14:paraId="5421A781" w14:textId="77777777" w:rsidR="001878CF" w:rsidRPr="00500DDF" w:rsidRDefault="002D7DDA" w:rsidP="001878CF">
            <w:pPr>
              <w:pStyle w:val="ListParagraph"/>
              <w:ind w:left="0"/>
              <w:rPr>
                <w:rFonts w:ascii="Roboto" w:hAnsi="Roboto" w:cs="Arial"/>
              </w:rPr>
            </w:pPr>
            <w:r w:rsidRPr="00500DDF">
              <w:rPr>
                <w:rFonts w:ascii="Roboto" w:hAnsi="Roboto" w:cs="Arial"/>
              </w:rPr>
              <w:t>Giá đóng cửa của cổ phiếu trong ngày</w:t>
            </w:r>
          </w:p>
        </w:tc>
      </w:tr>
      <w:tr w:rsidR="001878CF" w:rsidRPr="00500DDF" w14:paraId="5721F188" w14:textId="77777777" w:rsidTr="002D7DDA">
        <w:trPr>
          <w:trHeight w:val="633"/>
        </w:trPr>
        <w:tc>
          <w:tcPr>
            <w:tcW w:w="1955" w:type="dxa"/>
          </w:tcPr>
          <w:p w14:paraId="3F2F5FDC" w14:textId="77777777" w:rsidR="001878CF" w:rsidRPr="00500DDF" w:rsidRDefault="001878CF" w:rsidP="001878CF">
            <w:pPr>
              <w:pStyle w:val="ListParagraph"/>
              <w:ind w:left="0"/>
              <w:rPr>
                <w:rFonts w:ascii="Roboto" w:hAnsi="Roboto" w:cs="Arial"/>
              </w:rPr>
            </w:pPr>
            <w:r w:rsidRPr="00500DDF">
              <w:rPr>
                <w:rFonts w:ascii="Roboto" w:hAnsi="Roboto" w:cs="Arial"/>
              </w:rPr>
              <w:t>Volume</w:t>
            </w:r>
          </w:p>
        </w:tc>
        <w:tc>
          <w:tcPr>
            <w:tcW w:w="6580" w:type="dxa"/>
          </w:tcPr>
          <w:p w14:paraId="177D5DFB" w14:textId="77777777" w:rsidR="001878CF" w:rsidRPr="00500DDF" w:rsidRDefault="001878CF" w:rsidP="001878CF">
            <w:pPr>
              <w:pStyle w:val="ListParagraph"/>
              <w:rPr>
                <w:rFonts w:ascii="Roboto" w:hAnsi="Roboto" w:cs="Arial"/>
                <w:vanish/>
              </w:rPr>
            </w:pPr>
          </w:p>
          <w:p w14:paraId="3F8B1E9B" w14:textId="77777777" w:rsidR="001878CF" w:rsidRPr="00500DDF" w:rsidRDefault="002D7DDA" w:rsidP="002D7DDA">
            <w:pPr>
              <w:pStyle w:val="ListParagraph"/>
              <w:tabs>
                <w:tab w:val="left" w:pos="4320"/>
              </w:tabs>
              <w:ind w:left="0"/>
              <w:rPr>
                <w:rFonts w:ascii="Roboto" w:hAnsi="Roboto" w:cs="Arial"/>
              </w:rPr>
            </w:pPr>
            <w:r w:rsidRPr="00500DDF">
              <w:rPr>
                <w:rFonts w:ascii="Roboto" w:hAnsi="Roboto" w:cs="Arial"/>
              </w:rPr>
              <w:t>Khối lượng cổ phiếu được giao dịch</w:t>
            </w:r>
          </w:p>
        </w:tc>
      </w:tr>
    </w:tbl>
    <w:p w14:paraId="4C3BC459" w14:textId="77777777" w:rsidR="001878CF" w:rsidRPr="00500DDF" w:rsidRDefault="001878CF" w:rsidP="001878CF">
      <w:pPr>
        <w:pStyle w:val="ListParagraph"/>
        <w:ind w:left="709"/>
        <w:rPr>
          <w:rFonts w:ascii="Roboto" w:hAnsi="Roboto" w:cs="Arial"/>
        </w:rPr>
      </w:pPr>
    </w:p>
    <w:p w14:paraId="2BE87149" w14:textId="77777777" w:rsidR="002D7DDA" w:rsidRPr="00500DDF" w:rsidRDefault="002D7DDA" w:rsidP="001878CF">
      <w:pPr>
        <w:pStyle w:val="ListParagraph"/>
        <w:ind w:left="709"/>
        <w:rPr>
          <w:rFonts w:ascii="Roboto" w:hAnsi="Roboto" w:cs="Arial"/>
        </w:rPr>
      </w:pPr>
      <w:r w:rsidRPr="00500DDF">
        <w:rPr>
          <w:rFonts w:ascii="Roboto" w:hAnsi="Roboto" w:cs="Arial"/>
        </w:rPr>
        <w:t xml:space="preserve">Đây là bộ dữ liệu chuỗi thời gian (Time Series) phù hợp để tiến hành: </w:t>
      </w:r>
    </w:p>
    <w:p w14:paraId="0F4EC707" w14:textId="77777777" w:rsidR="002D7DDA" w:rsidRPr="00500DDF" w:rsidRDefault="002D7DDA" w:rsidP="002D7DDA">
      <w:pPr>
        <w:pStyle w:val="ListParagraph"/>
        <w:numPr>
          <w:ilvl w:val="0"/>
          <w:numId w:val="5"/>
        </w:numPr>
        <w:rPr>
          <w:rFonts w:ascii="Roboto" w:hAnsi="Roboto" w:cs="Arial"/>
        </w:rPr>
      </w:pPr>
      <w:r w:rsidRPr="00500DDF">
        <w:rPr>
          <w:rFonts w:ascii="Roboto" w:hAnsi="Roboto" w:cs="Arial"/>
        </w:rPr>
        <w:t>Phân tích xu hướng giá cổ phiếu.</w:t>
      </w:r>
    </w:p>
    <w:p w14:paraId="5C361249" w14:textId="77777777" w:rsidR="002D7DDA" w:rsidRPr="00500DDF" w:rsidRDefault="002D7DDA" w:rsidP="002D7DDA">
      <w:pPr>
        <w:pStyle w:val="ListParagraph"/>
        <w:numPr>
          <w:ilvl w:val="0"/>
          <w:numId w:val="5"/>
        </w:numPr>
        <w:rPr>
          <w:rFonts w:ascii="Roboto" w:hAnsi="Roboto" w:cs="Arial"/>
        </w:rPr>
      </w:pPr>
      <w:r w:rsidRPr="00500DDF">
        <w:rPr>
          <w:rFonts w:ascii="Roboto" w:hAnsi="Roboto" w:cs="Arial"/>
        </w:rPr>
        <w:t>Data Visualization.</w:t>
      </w:r>
    </w:p>
    <w:p w14:paraId="216863F2" w14:textId="77777777" w:rsidR="002D7DDA" w:rsidRPr="00500DDF" w:rsidRDefault="002D7DDA" w:rsidP="002D7DDA">
      <w:pPr>
        <w:pStyle w:val="ListParagraph"/>
        <w:numPr>
          <w:ilvl w:val="0"/>
          <w:numId w:val="5"/>
        </w:numPr>
        <w:rPr>
          <w:rFonts w:ascii="Roboto" w:hAnsi="Roboto" w:cs="Arial"/>
        </w:rPr>
      </w:pPr>
      <w:r w:rsidRPr="00500DDF">
        <w:rPr>
          <w:rFonts w:ascii="Roboto" w:hAnsi="Roboto" w:cs="Arial"/>
        </w:rPr>
        <w:t>Forecasting / Prediction.</w:t>
      </w:r>
    </w:p>
    <w:p w14:paraId="3CCF0432" w14:textId="77777777" w:rsidR="002D7DDA" w:rsidRPr="00500DDF" w:rsidRDefault="002D7DDA" w:rsidP="002D7DDA">
      <w:pPr>
        <w:pStyle w:val="ListParagraph"/>
        <w:numPr>
          <w:ilvl w:val="0"/>
          <w:numId w:val="5"/>
        </w:numPr>
        <w:rPr>
          <w:rFonts w:ascii="Roboto" w:hAnsi="Roboto" w:cs="Arial"/>
        </w:rPr>
      </w:pPr>
      <w:r w:rsidRPr="00500DDF">
        <w:rPr>
          <w:rFonts w:ascii="Roboto" w:hAnsi="Roboto" w:cs="Arial"/>
        </w:rPr>
        <w:t>Phân tích biến động thị trường.</w:t>
      </w:r>
    </w:p>
    <w:p w14:paraId="6CE0BE5D" w14:textId="77777777" w:rsidR="002D7DDA" w:rsidRPr="00500DDF" w:rsidRDefault="002D7DDA" w:rsidP="002D7DDA">
      <w:pPr>
        <w:pStyle w:val="ListParagraph"/>
        <w:ind w:left="1069"/>
        <w:rPr>
          <w:rFonts w:ascii="Roboto" w:hAnsi="Roboto" w:cs="Arial"/>
        </w:rPr>
      </w:pPr>
    </w:p>
    <w:p w14:paraId="04F3EB94" w14:textId="77777777" w:rsidR="006D18D0" w:rsidRPr="00500DDF" w:rsidRDefault="006D18D0" w:rsidP="002D7DDA">
      <w:pPr>
        <w:pStyle w:val="ListParagraph"/>
        <w:ind w:left="1069"/>
        <w:rPr>
          <w:rFonts w:ascii="Roboto" w:hAnsi="Roboto" w:cs="Arial"/>
        </w:rPr>
      </w:pPr>
    </w:p>
    <w:p w14:paraId="1CA12E90" w14:textId="77777777" w:rsidR="006D18D0" w:rsidRPr="00500DDF" w:rsidRDefault="006D18D0" w:rsidP="002D7DDA">
      <w:pPr>
        <w:pStyle w:val="ListParagraph"/>
        <w:ind w:left="1069"/>
        <w:rPr>
          <w:rFonts w:ascii="Roboto" w:hAnsi="Roboto" w:cs="Arial"/>
        </w:rPr>
      </w:pPr>
    </w:p>
    <w:p w14:paraId="6E83FAB7" w14:textId="77777777" w:rsidR="006D18D0" w:rsidRPr="00500DDF" w:rsidRDefault="006D18D0" w:rsidP="002D7DDA">
      <w:pPr>
        <w:pStyle w:val="ListParagraph"/>
        <w:ind w:left="1069"/>
        <w:rPr>
          <w:rFonts w:ascii="Roboto" w:hAnsi="Roboto" w:cs="Arial"/>
        </w:rPr>
      </w:pPr>
    </w:p>
    <w:p w14:paraId="5836255B" w14:textId="77777777" w:rsidR="006D18D0" w:rsidRPr="00500DDF" w:rsidRDefault="006D18D0" w:rsidP="002D7DDA">
      <w:pPr>
        <w:pStyle w:val="ListParagraph"/>
        <w:ind w:left="1069"/>
        <w:rPr>
          <w:rFonts w:ascii="Roboto" w:hAnsi="Roboto" w:cs="Arial"/>
        </w:rPr>
      </w:pPr>
    </w:p>
    <w:p w14:paraId="3043FD09" w14:textId="77777777" w:rsidR="006D18D0" w:rsidRPr="00500DDF" w:rsidRDefault="006D18D0" w:rsidP="002D7DDA">
      <w:pPr>
        <w:pStyle w:val="ListParagraph"/>
        <w:ind w:left="1069"/>
        <w:rPr>
          <w:rFonts w:ascii="Roboto" w:hAnsi="Roboto" w:cs="Arial"/>
        </w:rPr>
      </w:pPr>
    </w:p>
    <w:p w14:paraId="3B4F081A" w14:textId="77777777" w:rsidR="006D18D0" w:rsidRPr="00500DDF" w:rsidRDefault="006D18D0" w:rsidP="002D7DDA">
      <w:pPr>
        <w:pStyle w:val="ListParagraph"/>
        <w:ind w:left="1069"/>
        <w:rPr>
          <w:rFonts w:ascii="Roboto" w:hAnsi="Roboto" w:cs="Arial"/>
        </w:rPr>
      </w:pPr>
    </w:p>
    <w:p w14:paraId="61F6B25F" w14:textId="77777777" w:rsidR="006D18D0" w:rsidRPr="00500DDF" w:rsidRDefault="006D18D0" w:rsidP="002D7DDA">
      <w:pPr>
        <w:pStyle w:val="ListParagraph"/>
        <w:ind w:left="1069"/>
        <w:rPr>
          <w:rFonts w:ascii="Roboto" w:hAnsi="Roboto" w:cs="Arial"/>
        </w:rPr>
      </w:pPr>
    </w:p>
    <w:p w14:paraId="5025DA0D" w14:textId="77777777" w:rsidR="006D18D0" w:rsidRPr="00500DDF" w:rsidRDefault="006D18D0" w:rsidP="002D7DDA">
      <w:pPr>
        <w:pStyle w:val="ListParagraph"/>
        <w:ind w:left="1069"/>
        <w:rPr>
          <w:rFonts w:ascii="Roboto" w:hAnsi="Roboto" w:cs="Arial"/>
        </w:rPr>
      </w:pPr>
    </w:p>
    <w:p w14:paraId="572B0202" w14:textId="77777777" w:rsidR="006D18D0" w:rsidRDefault="006D18D0" w:rsidP="006D18D0">
      <w:pPr>
        <w:rPr>
          <w:rFonts w:ascii="Roboto" w:hAnsi="Roboto" w:cs="Arial"/>
        </w:rPr>
      </w:pPr>
    </w:p>
    <w:p w14:paraId="7B7FD66F" w14:textId="77777777" w:rsidR="00ED5D68" w:rsidRDefault="00ED5D68" w:rsidP="006D18D0">
      <w:pPr>
        <w:rPr>
          <w:rFonts w:ascii="Roboto" w:hAnsi="Roboto" w:cs="Arial"/>
        </w:rPr>
      </w:pPr>
    </w:p>
    <w:p w14:paraId="5B70C242" w14:textId="77777777" w:rsidR="00ED5D68" w:rsidRPr="00500DDF" w:rsidRDefault="00ED5D68" w:rsidP="006D18D0">
      <w:pPr>
        <w:rPr>
          <w:rFonts w:ascii="Roboto" w:hAnsi="Roboto" w:cs="Arial"/>
        </w:rPr>
      </w:pPr>
    </w:p>
    <w:p w14:paraId="27F8E60A" w14:textId="77777777" w:rsidR="0029101F" w:rsidRPr="00500DDF" w:rsidRDefault="00F24500" w:rsidP="0029101F">
      <w:pPr>
        <w:pStyle w:val="ListParagraph"/>
        <w:numPr>
          <w:ilvl w:val="0"/>
          <w:numId w:val="2"/>
        </w:numPr>
        <w:ind w:left="709" w:hanging="567"/>
        <w:rPr>
          <w:rFonts w:ascii="Roboto" w:hAnsi="Roboto" w:cs="Arial"/>
        </w:rPr>
      </w:pPr>
      <w:r w:rsidRPr="00500DDF">
        <w:rPr>
          <w:rFonts w:ascii="Roboto" w:hAnsi="Roboto" w:cs="Arial"/>
        </w:rPr>
        <w:lastRenderedPageBreak/>
        <w:t>Explorations Data Analysis.</w:t>
      </w:r>
    </w:p>
    <w:p w14:paraId="61C0C53B" w14:textId="121F70FC" w:rsidR="00120D33" w:rsidRPr="00ED5D68" w:rsidRDefault="00120D33" w:rsidP="00ED5D68">
      <w:pPr>
        <w:pStyle w:val="ListParagraph"/>
        <w:numPr>
          <w:ilvl w:val="0"/>
          <w:numId w:val="8"/>
        </w:numPr>
        <w:rPr>
          <w:rFonts w:ascii="Roboto" w:hAnsi="Roboto" w:cs="Arial"/>
        </w:rPr>
      </w:pPr>
      <w:r w:rsidRPr="00ED5D68">
        <w:rPr>
          <w:rFonts w:ascii="Roboto" w:hAnsi="Roboto" w:cs="Arial"/>
        </w:rPr>
        <w:t>Missing Value &amp; Duplicate Checking.</w:t>
      </w:r>
    </w:p>
    <w:p w14:paraId="3B5B6604" w14:textId="77777777" w:rsidR="001445D6" w:rsidRPr="00500DDF" w:rsidRDefault="001445D6" w:rsidP="001445D6">
      <w:pPr>
        <w:pStyle w:val="ListParagraph"/>
        <w:rPr>
          <w:rFonts w:ascii="Roboto" w:hAnsi="Roboto" w:cs="Arial"/>
        </w:rPr>
      </w:pPr>
    </w:p>
    <w:p w14:paraId="3C656B6A" w14:textId="77777777" w:rsidR="001445D6" w:rsidRPr="00500DDF" w:rsidRDefault="001445D6" w:rsidP="001445D6">
      <w:pPr>
        <w:pStyle w:val="ListParagraph"/>
        <w:ind w:left="1069"/>
        <w:rPr>
          <w:rFonts w:ascii="Roboto" w:hAnsi="Roboto" w:cs="Arial"/>
        </w:rPr>
      </w:pPr>
      <w:r w:rsidRPr="00500DDF">
        <w:rPr>
          <w:rFonts w:ascii="Roboto" w:hAnsi="Roboto" w:cs="Arial"/>
          <w:noProof/>
        </w:rPr>
        <w:drawing>
          <wp:inline distT="0" distB="0" distL="0" distR="0" wp14:anchorId="0F6A2735" wp14:editId="079A0642">
            <wp:extent cx="5181600" cy="3086100"/>
            <wp:effectExtent l="0" t="0" r="0" b="0"/>
            <wp:docPr id="160672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28071" name=""/>
                    <pic:cNvPicPr/>
                  </pic:nvPicPr>
                  <pic:blipFill>
                    <a:blip r:embed="rId6"/>
                    <a:stretch>
                      <a:fillRect/>
                    </a:stretch>
                  </pic:blipFill>
                  <pic:spPr>
                    <a:xfrm>
                      <a:off x="0" y="0"/>
                      <a:ext cx="5182059" cy="3086373"/>
                    </a:xfrm>
                    <a:prstGeom prst="rect">
                      <a:avLst/>
                    </a:prstGeom>
                  </pic:spPr>
                </pic:pic>
              </a:graphicData>
            </a:graphic>
          </wp:inline>
        </w:drawing>
      </w:r>
    </w:p>
    <w:p w14:paraId="0321585E" w14:textId="77777777" w:rsidR="00ED5D68" w:rsidRDefault="00ED5D68" w:rsidP="00ED5D68">
      <w:pPr>
        <w:pStyle w:val="ListParagraph"/>
        <w:ind w:left="1069"/>
        <w:rPr>
          <w:rFonts w:ascii="Roboto" w:hAnsi="Roboto" w:cs="Arial"/>
        </w:rPr>
      </w:pPr>
    </w:p>
    <w:p w14:paraId="299D6AC2" w14:textId="11584A26" w:rsidR="00120D33" w:rsidRPr="00500DDF" w:rsidRDefault="00120D33" w:rsidP="00120D33">
      <w:pPr>
        <w:pStyle w:val="ListParagraph"/>
        <w:numPr>
          <w:ilvl w:val="0"/>
          <w:numId w:val="8"/>
        </w:numPr>
        <w:rPr>
          <w:rFonts w:ascii="Roboto" w:hAnsi="Roboto" w:cs="Arial"/>
        </w:rPr>
      </w:pPr>
      <w:r w:rsidRPr="00500DDF">
        <w:rPr>
          <w:rFonts w:ascii="Roboto" w:hAnsi="Roboto" w:cs="Arial"/>
        </w:rPr>
        <w:t>Datetime Conversion.</w:t>
      </w:r>
    </w:p>
    <w:p w14:paraId="17156B79" w14:textId="77777777" w:rsidR="001445D6" w:rsidRPr="00500DDF" w:rsidRDefault="001445D6" w:rsidP="001445D6">
      <w:pPr>
        <w:pStyle w:val="ListParagraph"/>
        <w:ind w:left="1069"/>
        <w:rPr>
          <w:rFonts w:ascii="Roboto" w:hAnsi="Roboto" w:cs="Arial"/>
        </w:rPr>
      </w:pPr>
      <w:r w:rsidRPr="00500DDF">
        <w:rPr>
          <w:rFonts w:ascii="Roboto" w:hAnsi="Roboto" w:cs="Arial"/>
          <w:noProof/>
        </w:rPr>
        <w:drawing>
          <wp:inline distT="0" distB="0" distL="0" distR="0" wp14:anchorId="5AD164CE" wp14:editId="2E1515D1">
            <wp:extent cx="3741744" cy="876376"/>
            <wp:effectExtent l="0" t="0" r="0" b="0"/>
            <wp:docPr id="22432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27203" name=""/>
                    <pic:cNvPicPr/>
                  </pic:nvPicPr>
                  <pic:blipFill>
                    <a:blip r:embed="rId7"/>
                    <a:stretch>
                      <a:fillRect/>
                    </a:stretch>
                  </pic:blipFill>
                  <pic:spPr>
                    <a:xfrm>
                      <a:off x="0" y="0"/>
                      <a:ext cx="3741744" cy="876376"/>
                    </a:xfrm>
                    <a:prstGeom prst="rect">
                      <a:avLst/>
                    </a:prstGeom>
                  </pic:spPr>
                </pic:pic>
              </a:graphicData>
            </a:graphic>
          </wp:inline>
        </w:drawing>
      </w:r>
    </w:p>
    <w:p w14:paraId="73E352C7" w14:textId="77777777" w:rsidR="003E3B97" w:rsidRDefault="003E3B97" w:rsidP="003E3B97">
      <w:pPr>
        <w:pStyle w:val="ListParagraph"/>
        <w:ind w:left="1069"/>
        <w:rPr>
          <w:rFonts w:ascii="Roboto" w:hAnsi="Roboto" w:cs="Arial"/>
        </w:rPr>
      </w:pPr>
    </w:p>
    <w:p w14:paraId="5183E10B" w14:textId="77777777" w:rsidR="003E3B97" w:rsidRPr="003E3B97" w:rsidRDefault="003E3B97" w:rsidP="003E3B97">
      <w:pPr>
        <w:ind w:left="709"/>
        <w:rPr>
          <w:rFonts w:ascii="Roboto" w:hAnsi="Roboto" w:cs="Arial"/>
        </w:rPr>
      </w:pPr>
    </w:p>
    <w:p w14:paraId="26F5FDCF" w14:textId="30125B96" w:rsidR="00120D33" w:rsidRPr="00500DDF" w:rsidRDefault="003E3B97" w:rsidP="00120D33">
      <w:pPr>
        <w:pStyle w:val="ListParagraph"/>
        <w:numPr>
          <w:ilvl w:val="0"/>
          <w:numId w:val="8"/>
        </w:numPr>
        <w:rPr>
          <w:rFonts w:ascii="Roboto" w:hAnsi="Roboto" w:cs="Arial"/>
        </w:rPr>
      </w:pPr>
      <w:r w:rsidRPr="00500DDF">
        <w:rPr>
          <w:rFonts w:ascii="Roboto" w:hAnsi="Roboto" w:cs="Arial"/>
          <w:noProof/>
        </w:rPr>
        <w:drawing>
          <wp:anchor distT="0" distB="0" distL="114300" distR="114300" simplePos="0" relativeHeight="251661312" behindDoc="0" locked="0" layoutInCell="1" allowOverlap="1" wp14:anchorId="2D5B59D6" wp14:editId="4A5A5130">
            <wp:simplePos x="0" y="0"/>
            <wp:positionH relativeFrom="margin">
              <wp:align>right</wp:align>
            </wp:positionH>
            <wp:positionV relativeFrom="paragraph">
              <wp:posOffset>212090</wp:posOffset>
            </wp:positionV>
            <wp:extent cx="5570220" cy="2303145"/>
            <wp:effectExtent l="0" t="0" r="0" b="1905"/>
            <wp:wrapTopAndBottom/>
            <wp:docPr id="133412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23544" name=""/>
                    <pic:cNvPicPr/>
                  </pic:nvPicPr>
                  <pic:blipFill>
                    <a:blip r:embed="rId8">
                      <a:extLst>
                        <a:ext uri="{28A0092B-C50C-407E-A947-70E740481C1C}">
                          <a14:useLocalDpi xmlns:a14="http://schemas.microsoft.com/office/drawing/2010/main" val="0"/>
                        </a:ext>
                      </a:extLst>
                    </a:blip>
                    <a:stretch>
                      <a:fillRect/>
                    </a:stretch>
                  </pic:blipFill>
                  <pic:spPr>
                    <a:xfrm>
                      <a:off x="0" y="0"/>
                      <a:ext cx="5570220" cy="2303145"/>
                    </a:xfrm>
                    <a:prstGeom prst="rect">
                      <a:avLst/>
                    </a:prstGeom>
                  </pic:spPr>
                </pic:pic>
              </a:graphicData>
            </a:graphic>
          </wp:anchor>
        </w:drawing>
      </w:r>
      <w:r w:rsidR="00120D33" w:rsidRPr="00500DDF">
        <w:rPr>
          <w:rFonts w:ascii="Roboto" w:hAnsi="Roboto" w:cs="Arial"/>
        </w:rPr>
        <w:t>Trend Visualization.</w:t>
      </w:r>
    </w:p>
    <w:p w14:paraId="4616A38C" w14:textId="4866F002" w:rsidR="00BB4019" w:rsidRPr="00500DDF" w:rsidRDefault="00BB4019" w:rsidP="00BB4019">
      <w:pPr>
        <w:pStyle w:val="ListParagraph"/>
        <w:ind w:left="709"/>
        <w:rPr>
          <w:rFonts w:ascii="Roboto" w:hAnsi="Roboto" w:cs="Arial"/>
        </w:rPr>
      </w:pPr>
    </w:p>
    <w:p w14:paraId="6D8D1849" w14:textId="77777777" w:rsidR="001445D6" w:rsidRPr="003E3B97" w:rsidRDefault="001445D6" w:rsidP="003E3B97">
      <w:pPr>
        <w:ind w:left="1069"/>
        <w:rPr>
          <w:rFonts w:ascii="Roboto" w:hAnsi="Roboto" w:cs="Arial"/>
        </w:rPr>
      </w:pPr>
      <w:r w:rsidRPr="003E3B97">
        <w:rPr>
          <w:rFonts w:ascii="Roboto" w:hAnsi="Roboto" w:cs="Arial"/>
        </w:rPr>
        <w:t>Giá cổ phiếu tăng từ khoảng 40 USD lên gần 500 USD, phản ánh strong upward trend của chuỗi dữ liệu. Tuy nhiên, cuối năm 2025 xuất hiện dấu hiệu điều chỉnh sau giai đoạn tăng mạnh kéo dài.</w:t>
      </w:r>
    </w:p>
    <w:p w14:paraId="58E98DF9" w14:textId="77777777" w:rsidR="006D18D0" w:rsidRPr="00500DDF" w:rsidRDefault="006D18D0" w:rsidP="00BB4019">
      <w:pPr>
        <w:pStyle w:val="ListParagraph"/>
        <w:ind w:left="1069"/>
        <w:rPr>
          <w:rFonts w:ascii="Roboto" w:hAnsi="Roboto" w:cs="Arial"/>
        </w:rPr>
      </w:pPr>
      <w:r w:rsidRPr="00500DDF">
        <w:rPr>
          <w:rFonts w:ascii="Roboto" w:hAnsi="Roboto" w:cs="Arial"/>
        </w:rPr>
        <w:t>Nhìn vào biểu đồ Daily Close vs Monthly Average, xu hướng tăng được chia thành 3 pha rõ ràng: (1) 2015–2019 tăng tích lũy chậm từ 40</w:t>
      </w:r>
      <w:r w:rsidRPr="00500DDF">
        <w:rPr>
          <w:rFonts w:ascii="Times New Roman" w:hAnsi="Times New Roman" w:cs="Times New Roman"/>
        </w:rPr>
        <w:t>→</w:t>
      </w:r>
      <w:r w:rsidRPr="00500DDF">
        <w:rPr>
          <w:rFonts w:ascii="Roboto" w:hAnsi="Roboto" w:cs="Arial"/>
        </w:rPr>
        <w:t>160 USD; (2) 2020</w:t>
      </w:r>
      <w:r w:rsidRPr="00500DDF">
        <w:rPr>
          <w:rFonts w:ascii="Roboto" w:hAnsi="Roboto" w:cs="Roboto"/>
        </w:rPr>
        <w:t>–</w:t>
      </w:r>
      <w:r w:rsidRPr="00500DDF">
        <w:rPr>
          <w:rFonts w:ascii="Roboto" w:hAnsi="Roboto" w:cs="Arial"/>
        </w:rPr>
        <w:t>2022 t</w:t>
      </w:r>
      <w:r w:rsidRPr="00500DDF">
        <w:rPr>
          <w:rFonts w:ascii="Roboto" w:hAnsi="Roboto" w:cs="Roboto"/>
        </w:rPr>
        <w:t>ă</w:t>
      </w:r>
      <w:r w:rsidRPr="00500DDF">
        <w:rPr>
          <w:rFonts w:ascii="Roboto" w:hAnsi="Roboto" w:cs="Arial"/>
        </w:rPr>
        <w:t>ng tốc vượt 200 USD sau đợt lao dốc COVID ngắn; (3) 2023–2025 bứt phá mạnh chạm 500 USD trước khi điều chỉnh.</w:t>
      </w:r>
    </w:p>
    <w:p w14:paraId="12F86133" w14:textId="77777777" w:rsidR="006D18D0" w:rsidRPr="00500DDF" w:rsidRDefault="006D18D0" w:rsidP="00BB4019">
      <w:pPr>
        <w:pStyle w:val="ListParagraph"/>
        <w:ind w:left="1069"/>
        <w:rPr>
          <w:rFonts w:ascii="Roboto" w:hAnsi="Roboto" w:cs="Arial"/>
          <w:color w:val="EE0000"/>
        </w:rPr>
      </w:pPr>
      <w:r w:rsidRPr="00500DDF">
        <w:rPr>
          <w:rFonts w:ascii="Times New Roman" w:hAnsi="Times New Roman" w:cs="Times New Roman"/>
          <w:color w:val="EE0000"/>
        </w:rPr>
        <w:t>→</w:t>
      </w:r>
      <w:r w:rsidRPr="00500DDF">
        <w:rPr>
          <w:rFonts w:ascii="Roboto" w:hAnsi="Roboto" w:cs="Arial"/>
          <w:color w:val="EE0000"/>
        </w:rPr>
        <w:t xml:space="preserve"> Ba pha t</w:t>
      </w:r>
      <w:r w:rsidRPr="00500DDF">
        <w:rPr>
          <w:rFonts w:ascii="Roboto" w:hAnsi="Roboto" w:cs="Roboto"/>
          <w:color w:val="EE0000"/>
        </w:rPr>
        <w:t>ă</w:t>
      </w:r>
      <w:r w:rsidRPr="00500DDF">
        <w:rPr>
          <w:rFonts w:ascii="Roboto" w:hAnsi="Roboto" w:cs="Arial"/>
          <w:color w:val="EE0000"/>
        </w:rPr>
        <w:t>ng tr</w:t>
      </w:r>
      <w:r w:rsidRPr="00500DDF">
        <w:rPr>
          <w:rFonts w:ascii="Roboto" w:hAnsi="Roboto" w:cs="Roboto"/>
          <w:color w:val="EE0000"/>
        </w:rPr>
        <w:t>ư</w:t>
      </w:r>
      <w:r w:rsidRPr="00500DDF">
        <w:rPr>
          <w:rFonts w:ascii="Roboto" w:hAnsi="Roboto" w:cs="Arial"/>
          <w:color w:val="EE0000"/>
        </w:rPr>
        <w:t>ởng này gợi ý momentum tích lũy qua từng chu kỳ — không phải tăng thẳng đứng mà có những đợt kiểm tra lại trước khi tiếp tục lên. Đây là đặc điểm của growth stock chất lượng cao, khác với cổ phiếu đầu cơ tăng theo hype ngắn hạn.</w:t>
      </w:r>
    </w:p>
    <w:p w14:paraId="5DB5AFE7" w14:textId="77777777" w:rsidR="006D18D0" w:rsidRPr="00500DDF" w:rsidRDefault="006D18D0" w:rsidP="00BB4019">
      <w:pPr>
        <w:pStyle w:val="ListParagraph"/>
        <w:ind w:left="1069"/>
        <w:rPr>
          <w:rFonts w:ascii="Roboto" w:hAnsi="Roboto" w:cs="Arial"/>
        </w:rPr>
      </w:pPr>
      <w:r w:rsidRPr="00500DDF">
        <w:rPr>
          <w:rFonts w:ascii="Roboto" w:hAnsi="Roboto" w:cs="Arial"/>
        </w:rPr>
        <w:t>Monthly Average (đường cam) bám sát Daily Close nhưng mượt hơn, xác nhận xu hướng không bị méo bởi nhiễu ngày. Khoảng cách giữa hai đường rộng ra trong giai đoạn 2023–2025 — dấu hiệu của volatility gia tăng khi giá leo nhanh.</w:t>
      </w:r>
    </w:p>
    <w:p w14:paraId="1E2A0A9C" w14:textId="0357F38E" w:rsidR="00120D33" w:rsidRDefault="003E3B97" w:rsidP="00120D33">
      <w:pPr>
        <w:pStyle w:val="ListParagraph"/>
        <w:numPr>
          <w:ilvl w:val="0"/>
          <w:numId w:val="8"/>
        </w:numPr>
        <w:rPr>
          <w:rFonts w:ascii="Roboto" w:hAnsi="Roboto" w:cs="Arial"/>
        </w:rPr>
      </w:pPr>
      <w:r w:rsidRPr="00500DDF">
        <w:rPr>
          <w:rFonts w:ascii="Roboto" w:hAnsi="Roboto" w:cs="Arial"/>
          <w:noProof/>
        </w:rPr>
        <w:drawing>
          <wp:anchor distT="0" distB="0" distL="114300" distR="114300" simplePos="0" relativeHeight="251658240" behindDoc="0" locked="0" layoutInCell="1" allowOverlap="1" wp14:anchorId="3ABFF1F5" wp14:editId="0DF4C572">
            <wp:simplePos x="0" y="0"/>
            <wp:positionH relativeFrom="column">
              <wp:posOffset>289560</wp:posOffset>
            </wp:positionH>
            <wp:positionV relativeFrom="paragraph">
              <wp:posOffset>231775</wp:posOffset>
            </wp:positionV>
            <wp:extent cx="5707380" cy="2598420"/>
            <wp:effectExtent l="0" t="0" r="7620" b="0"/>
            <wp:wrapTopAndBottom/>
            <wp:docPr id="71118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89696" name=""/>
                    <pic:cNvPicPr/>
                  </pic:nvPicPr>
                  <pic:blipFill>
                    <a:blip r:embed="rId9">
                      <a:extLst>
                        <a:ext uri="{28A0092B-C50C-407E-A947-70E740481C1C}">
                          <a14:useLocalDpi xmlns:a14="http://schemas.microsoft.com/office/drawing/2010/main" val="0"/>
                        </a:ext>
                      </a:extLst>
                    </a:blip>
                    <a:stretch>
                      <a:fillRect/>
                    </a:stretch>
                  </pic:blipFill>
                  <pic:spPr>
                    <a:xfrm>
                      <a:off x="0" y="0"/>
                      <a:ext cx="5707380" cy="2598420"/>
                    </a:xfrm>
                    <a:prstGeom prst="rect">
                      <a:avLst/>
                    </a:prstGeom>
                  </pic:spPr>
                </pic:pic>
              </a:graphicData>
            </a:graphic>
            <wp14:sizeRelH relativeFrom="margin">
              <wp14:pctWidth>0</wp14:pctWidth>
            </wp14:sizeRelH>
          </wp:anchor>
        </w:drawing>
      </w:r>
      <w:r w:rsidR="00120D33" w:rsidRPr="00500DDF">
        <w:rPr>
          <w:rFonts w:ascii="Roboto" w:hAnsi="Roboto" w:cs="Arial"/>
        </w:rPr>
        <w:t>Moving Average Analysis.</w:t>
      </w:r>
    </w:p>
    <w:p w14:paraId="502DB2B8" w14:textId="6742A8F0" w:rsidR="00500DDF" w:rsidRPr="00500DDF" w:rsidRDefault="00500DDF" w:rsidP="00500DDF">
      <w:pPr>
        <w:pStyle w:val="ListParagraph"/>
        <w:ind w:left="1069"/>
        <w:rPr>
          <w:rFonts w:ascii="Roboto" w:hAnsi="Roboto" w:cs="Arial"/>
        </w:rPr>
      </w:pPr>
    </w:p>
    <w:p w14:paraId="4DE5C668" w14:textId="77777777" w:rsidR="001445D6" w:rsidRPr="00500DDF" w:rsidRDefault="001445D6" w:rsidP="001445D6">
      <w:pPr>
        <w:pStyle w:val="ListParagraph"/>
        <w:ind w:left="1069"/>
        <w:rPr>
          <w:rFonts w:ascii="Roboto" w:hAnsi="Roboto" w:cs="Arial"/>
        </w:rPr>
      </w:pPr>
    </w:p>
    <w:p w14:paraId="02F9656B" w14:textId="433E0B52" w:rsidR="006D18D0" w:rsidRPr="00500DDF" w:rsidRDefault="006D18D0" w:rsidP="00BB4019">
      <w:pPr>
        <w:pStyle w:val="ListParagraph"/>
        <w:ind w:left="1069"/>
        <w:rPr>
          <w:rFonts w:ascii="Roboto" w:hAnsi="Roboto" w:cs="Arial"/>
        </w:rPr>
      </w:pPr>
      <w:r w:rsidRPr="00500DDF">
        <w:rPr>
          <w:rFonts w:ascii="Roboto" w:hAnsi="Roboto" w:cs="Arial"/>
        </w:rPr>
        <w:t>Đường MA</w:t>
      </w:r>
      <w:r w:rsidR="00500DDF">
        <w:rPr>
          <w:rFonts w:ascii="Roboto" w:hAnsi="Roboto" w:cs="Arial"/>
        </w:rPr>
        <w:t>20</w:t>
      </w:r>
      <w:r w:rsidRPr="00500DDF">
        <w:rPr>
          <w:rFonts w:ascii="Roboto" w:hAnsi="Roboto" w:cs="Arial"/>
        </w:rPr>
        <w:t xml:space="preserve"> (vàng) phản ứng nhanh với biến động ngắn hạn trong khi MA2</w:t>
      </w:r>
      <w:r w:rsidR="00500DDF">
        <w:rPr>
          <w:rFonts w:ascii="Roboto" w:hAnsi="Roboto" w:cs="Arial"/>
        </w:rPr>
        <w:t>00</w:t>
      </w:r>
      <w:r w:rsidRPr="00500DDF">
        <w:rPr>
          <w:rFonts w:ascii="Roboto" w:hAnsi="Roboto" w:cs="Arial"/>
        </w:rPr>
        <w:t xml:space="preserve"> (đỏ) di chuyển rất chậm và mượt — tạo ra hệ thống dual-MA để xác định xu hướng ngắn và dài hạn đồng thời.</w:t>
      </w:r>
    </w:p>
    <w:p w14:paraId="34B460FC" w14:textId="262920BA" w:rsidR="006D18D0" w:rsidRPr="00500DDF" w:rsidRDefault="006D18D0" w:rsidP="00BB4019">
      <w:pPr>
        <w:pStyle w:val="ListParagraph"/>
        <w:ind w:left="1069"/>
        <w:rPr>
          <w:rFonts w:ascii="Roboto" w:hAnsi="Roboto" w:cs="Arial"/>
        </w:rPr>
      </w:pPr>
      <w:r w:rsidRPr="00500DDF">
        <w:rPr>
          <w:rFonts w:ascii="Roboto" w:hAnsi="Roboto" w:cs="Arial"/>
        </w:rPr>
        <w:t>Giai đoạn 2015–2022: MA</w:t>
      </w:r>
      <w:r w:rsidR="00500DDF">
        <w:rPr>
          <w:rFonts w:ascii="Roboto" w:hAnsi="Roboto" w:cs="Arial"/>
        </w:rPr>
        <w:t>2</w:t>
      </w:r>
      <w:r w:rsidRPr="00500DDF">
        <w:rPr>
          <w:rFonts w:ascii="Roboto" w:hAnsi="Roboto" w:cs="Arial"/>
        </w:rPr>
        <w:t>0 liên tục nằm trên MA2</w:t>
      </w:r>
      <w:r w:rsidR="00500DDF">
        <w:rPr>
          <w:rFonts w:ascii="Roboto" w:hAnsi="Roboto" w:cs="Arial"/>
        </w:rPr>
        <w:t>00</w:t>
      </w:r>
      <w:r w:rsidRPr="00500DDF">
        <w:rPr>
          <w:rFonts w:ascii="Roboto" w:hAnsi="Roboto" w:cs="Arial"/>
        </w:rPr>
        <w:t>, xác nhận uptrend bền vững không bị phá vỡ. Đây được gọi là Golden Cross alignment — tín hiệu bullish cơ bản trong technical analysis.</w:t>
      </w:r>
    </w:p>
    <w:p w14:paraId="06F97659" w14:textId="69668A86" w:rsidR="006D18D0" w:rsidRPr="00500DDF" w:rsidRDefault="006D18D0" w:rsidP="00BB4019">
      <w:pPr>
        <w:pStyle w:val="ListParagraph"/>
        <w:ind w:left="1069"/>
        <w:rPr>
          <w:rFonts w:ascii="Roboto" w:hAnsi="Roboto" w:cs="Arial"/>
          <w:color w:val="EE0000"/>
        </w:rPr>
      </w:pPr>
      <w:r w:rsidRPr="00500DDF">
        <w:rPr>
          <w:rFonts w:ascii="Times New Roman" w:hAnsi="Times New Roman" w:cs="Times New Roman"/>
          <w:color w:val="EE0000"/>
        </w:rPr>
        <w:lastRenderedPageBreak/>
        <w:t>→</w:t>
      </w:r>
      <w:r w:rsidRPr="00500DDF">
        <w:rPr>
          <w:rFonts w:ascii="Roboto" w:hAnsi="Roboto" w:cs="Arial"/>
          <w:color w:val="EE0000"/>
        </w:rPr>
        <w:t xml:space="preserve"> Cuối 2025: giá Close cắt xuống dưới MA</w:t>
      </w:r>
      <w:r w:rsidR="00500DDF">
        <w:rPr>
          <w:rFonts w:ascii="Roboto" w:hAnsi="Roboto" w:cs="Arial"/>
          <w:color w:val="EE0000"/>
        </w:rPr>
        <w:t>2</w:t>
      </w:r>
      <w:r w:rsidRPr="00500DDF">
        <w:rPr>
          <w:rFonts w:ascii="Roboto" w:hAnsi="Roboto" w:cs="Arial"/>
          <w:color w:val="EE0000"/>
        </w:rPr>
        <w:t>0, nhưng MA2</w:t>
      </w:r>
      <w:r w:rsidR="00500DDF">
        <w:rPr>
          <w:rFonts w:ascii="Roboto" w:hAnsi="Roboto" w:cs="Arial"/>
          <w:color w:val="EE0000"/>
        </w:rPr>
        <w:t>00</w:t>
      </w:r>
      <w:r w:rsidRPr="00500DDF">
        <w:rPr>
          <w:rFonts w:ascii="Roboto" w:hAnsi="Roboto" w:cs="Arial"/>
          <w:color w:val="EE0000"/>
        </w:rPr>
        <w:t xml:space="preserve"> vẫn nằm dưới giá — xu hướng dài hạn còn tích cực dù momentum ngắn hạn đã yếu đi. Đây là dấu hiệu "healthy correction" chứ chưa phải reversal.</w:t>
      </w:r>
    </w:p>
    <w:p w14:paraId="2B3DF3CC" w14:textId="77777777" w:rsidR="001445D6" w:rsidRPr="00500DDF" w:rsidRDefault="001445D6" w:rsidP="001445D6">
      <w:pPr>
        <w:pStyle w:val="ListParagraph"/>
        <w:ind w:left="1069" w:firstLine="371"/>
        <w:rPr>
          <w:rFonts w:ascii="Roboto" w:hAnsi="Roboto" w:cs="Arial"/>
        </w:rPr>
      </w:pPr>
      <w:r w:rsidRPr="00500DDF">
        <w:rPr>
          <w:rFonts w:ascii="Roboto" w:hAnsi="Roboto" w:cs="Arial"/>
        </w:rPr>
        <w:t>Khối lượng giao dịch biến động đáng kể giữa các giai đoạn thị trường khác nhau.</w:t>
      </w:r>
    </w:p>
    <w:p w14:paraId="02BEAD2F" w14:textId="77777777" w:rsidR="001445D6" w:rsidRPr="00500DDF" w:rsidRDefault="001445D6" w:rsidP="001445D6">
      <w:pPr>
        <w:pStyle w:val="ListParagraph"/>
        <w:ind w:left="1069" w:firstLine="371"/>
        <w:rPr>
          <w:rFonts w:ascii="Roboto" w:hAnsi="Roboto" w:cs="Arial"/>
        </w:rPr>
      </w:pPr>
      <w:r w:rsidRPr="00500DDF">
        <w:rPr>
          <w:rFonts w:ascii="Roboto" w:hAnsi="Roboto" w:cs="Arial"/>
        </w:rPr>
        <w:t>Trong giai đoạn COVID-19, volume xuất hiện nhiều biến động mạnh, phản ánh market volatility gia tăng. Tuy nhiên, không xuất hiện trạng thái panic selling kéo dài.</w:t>
      </w:r>
    </w:p>
    <w:p w14:paraId="68068FE8" w14:textId="77777777" w:rsidR="001445D6" w:rsidRPr="00500DDF" w:rsidRDefault="001445D6" w:rsidP="001445D6">
      <w:pPr>
        <w:pStyle w:val="ListParagraph"/>
        <w:ind w:left="1069" w:firstLine="371"/>
        <w:rPr>
          <w:rFonts w:ascii="Roboto" w:hAnsi="Roboto" w:cs="Arial"/>
        </w:rPr>
      </w:pPr>
      <w:r w:rsidRPr="00500DDF">
        <w:rPr>
          <w:rFonts w:ascii="Roboto" w:hAnsi="Roboto" w:cs="Arial"/>
        </w:rPr>
        <w:t>Điều này cho thấy dữ liệu mang đặc tính volatility clustering — đặc điểm phổ biến của financial time series.</w:t>
      </w:r>
    </w:p>
    <w:p w14:paraId="5ECB9B16" w14:textId="77777777" w:rsidR="001445D6" w:rsidRPr="00500DDF" w:rsidRDefault="001445D6" w:rsidP="001445D6">
      <w:pPr>
        <w:pStyle w:val="ListParagraph"/>
        <w:ind w:left="1069"/>
        <w:rPr>
          <w:rFonts w:ascii="Roboto" w:hAnsi="Roboto" w:cs="Arial"/>
        </w:rPr>
      </w:pPr>
    </w:p>
    <w:p w14:paraId="440989BC" w14:textId="77777777" w:rsidR="001445D6" w:rsidRPr="00500DDF" w:rsidRDefault="001445D6" w:rsidP="001445D6">
      <w:pPr>
        <w:pStyle w:val="ListParagraph"/>
        <w:ind w:left="1069"/>
        <w:rPr>
          <w:rFonts w:ascii="Roboto" w:hAnsi="Roboto" w:cs="Arial"/>
        </w:rPr>
      </w:pPr>
    </w:p>
    <w:p w14:paraId="3CF5DCF8" w14:textId="77777777" w:rsidR="001445D6" w:rsidRPr="00500DDF" w:rsidRDefault="001445D6" w:rsidP="001445D6">
      <w:pPr>
        <w:pStyle w:val="ListParagraph"/>
        <w:ind w:left="1069"/>
        <w:rPr>
          <w:rFonts w:ascii="Roboto" w:hAnsi="Roboto" w:cs="Arial"/>
        </w:rPr>
      </w:pPr>
    </w:p>
    <w:p w14:paraId="3F2AF09C" w14:textId="77777777" w:rsidR="001445D6" w:rsidRPr="00500DDF" w:rsidRDefault="001445D6" w:rsidP="001445D6">
      <w:pPr>
        <w:pStyle w:val="ListParagraph"/>
        <w:ind w:left="1069"/>
        <w:rPr>
          <w:rFonts w:ascii="Roboto" w:hAnsi="Roboto" w:cs="Arial"/>
        </w:rPr>
      </w:pPr>
    </w:p>
    <w:p w14:paraId="6D5D5454" w14:textId="77777777" w:rsidR="001445D6" w:rsidRPr="00500DDF" w:rsidRDefault="001445D6" w:rsidP="001445D6">
      <w:pPr>
        <w:pStyle w:val="ListParagraph"/>
        <w:ind w:left="1069"/>
        <w:rPr>
          <w:rFonts w:ascii="Roboto" w:hAnsi="Roboto" w:cs="Arial"/>
        </w:rPr>
      </w:pPr>
    </w:p>
    <w:p w14:paraId="30791B8B" w14:textId="77777777" w:rsidR="001445D6" w:rsidRPr="00500DDF" w:rsidRDefault="001445D6" w:rsidP="001445D6">
      <w:pPr>
        <w:pStyle w:val="ListParagraph"/>
        <w:ind w:left="1069"/>
        <w:rPr>
          <w:rFonts w:ascii="Roboto" w:hAnsi="Roboto" w:cs="Arial"/>
        </w:rPr>
      </w:pPr>
    </w:p>
    <w:p w14:paraId="3122753E" w14:textId="77777777" w:rsidR="001445D6" w:rsidRPr="00500DDF" w:rsidRDefault="001445D6" w:rsidP="001445D6">
      <w:pPr>
        <w:pStyle w:val="ListParagraph"/>
        <w:ind w:left="1069"/>
        <w:rPr>
          <w:rFonts w:ascii="Roboto" w:hAnsi="Roboto" w:cs="Arial"/>
        </w:rPr>
      </w:pPr>
    </w:p>
    <w:p w14:paraId="11F8ABE2" w14:textId="77777777" w:rsidR="001445D6" w:rsidRPr="00500DDF" w:rsidRDefault="001445D6" w:rsidP="001445D6">
      <w:pPr>
        <w:pStyle w:val="ListParagraph"/>
        <w:ind w:left="1069"/>
        <w:rPr>
          <w:rFonts w:ascii="Roboto" w:hAnsi="Roboto" w:cs="Arial"/>
        </w:rPr>
      </w:pPr>
    </w:p>
    <w:p w14:paraId="0BE6C736" w14:textId="77777777" w:rsidR="001445D6" w:rsidRPr="00500DDF" w:rsidRDefault="001445D6" w:rsidP="001445D6">
      <w:pPr>
        <w:pStyle w:val="ListParagraph"/>
        <w:ind w:left="1069"/>
        <w:rPr>
          <w:rFonts w:ascii="Roboto" w:hAnsi="Roboto" w:cs="Arial"/>
        </w:rPr>
      </w:pPr>
    </w:p>
    <w:p w14:paraId="2F750862" w14:textId="1C9BD7A8" w:rsidR="00120D33" w:rsidRPr="00500DDF" w:rsidRDefault="003E3B97" w:rsidP="00120D33">
      <w:pPr>
        <w:pStyle w:val="ListParagraph"/>
        <w:numPr>
          <w:ilvl w:val="0"/>
          <w:numId w:val="8"/>
        </w:numPr>
        <w:rPr>
          <w:rFonts w:ascii="Roboto" w:hAnsi="Roboto" w:cs="Arial"/>
        </w:rPr>
      </w:pPr>
      <w:r w:rsidRPr="00500DDF">
        <w:rPr>
          <w:rFonts w:ascii="Roboto" w:hAnsi="Roboto" w:cs="Arial"/>
          <w:noProof/>
        </w:rPr>
        <w:drawing>
          <wp:anchor distT="0" distB="0" distL="114300" distR="114300" simplePos="0" relativeHeight="251659264" behindDoc="0" locked="0" layoutInCell="1" allowOverlap="1" wp14:anchorId="45F6B001" wp14:editId="675C3D1C">
            <wp:simplePos x="0" y="0"/>
            <wp:positionH relativeFrom="column">
              <wp:posOffset>419100</wp:posOffset>
            </wp:positionH>
            <wp:positionV relativeFrom="paragraph">
              <wp:posOffset>211455</wp:posOffset>
            </wp:positionV>
            <wp:extent cx="5638800" cy="2947670"/>
            <wp:effectExtent l="0" t="0" r="0" b="5080"/>
            <wp:wrapTopAndBottom/>
            <wp:docPr id="210528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8072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38800" cy="2947670"/>
                    </a:xfrm>
                    <a:prstGeom prst="rect">
                      <a:avLst/>
                    </a:prstGeom>
                  </pic:spPr>
                </pic:pic>
              </a:graphicData>
            </a:graphic>
            <wp14:sizeRelH relativeFrom="margin">
              <wp14:pctWidth>0</wp14:pctWidth>
            </wp14:sizeRelH>
          </wp:anchor>
        </w:drawing>
      </w:r>
      <w:r w:rsidR="001445D6" w:rsidRPr="00500DDF">
        <w:rPr>
          <w:rFonts w:ascii="Roboto" w:hAnsi="Roboto" w:cs="Arial"/>
        </w:rPr>
        <w:t>ACF/PACF Analysis</w:t>
      </w:r>
    </w:p>
    <w:p w14:paraId="37CF600F" w14:textId="606BA4BD" w:rsidR="00BB4019" w:rsidRPr="00500DDF" w:rsidRDefault="00BB4019" w:rsidP="001445D6">
      <w:pPr>
        <w:pStyle w:val="ListParagraph"/>
        <w:ind w:left="1069"/>
        <w:rPr>
          <w:rFonts w:ascii="Roboto" w:hAnsi="Roboto" w:cs="Arial"/>
        </w:rPr>
      </w:pPr>
    </w:p>
    <w:p w14:paraId="29A4EBBA" w14:textId="77777777" w:rsidR="001445D6" w:rsidRPr="00500DDF" w:rsidRDefault="001445D6" w:rsidP="001445D6">
      <w:pPr>
        <w:pStyle w:val="ListParagraph"/>
        <w:ind w:left="1069"/>
        <w:rPr>
          <w:rFonts w:ascii="Roboto" w:hAnsi="Roboto" w:cs="Arial"/>
        </w:rPr>
      </w:pPr>
    </w:p>
    <w:p w14:paraId="36F414F7" w14:textId="77777777" w:rsidR="009472BB" w:rsidRPr="00500DDF" w:rsidRDefault="009472BB" w:rsidP="009472BB">
      <w:pPr>
        <w:pStyle w:val="ListParagraph"/>
        <w:ind w:left="1069" w:firstLine="371"/>
        <w:rPr>
          <w:rFonts w:ascii="Roboto" w:hAnsi="Roboto" w:cs="Arial"/>
        </w:rPr>
      </w:pPr>
      <w:r w:rsidRPr="00500DDF">
        <w:rPr>
          <w:rFonts w:ascii="Roboto" w:hAnsi="Roboto" w:cs="Arial"/>
        </w:rPr>
        <w:t>Biểu đồ ACF cho thấy autocorrelation duy trì ở mức cao qua nhiều lag và giảm chậm theo thời gian.</w:t>
      </w:r>
    </w:p>
    <w:p w14:paraId="4CD50BC4" w14:textId="77777777" w:rsidR="009472BB" w:rsidRPr="00500DDF" w:rsidRDefault="009472BB" w:rsidP="009472BB">
      <w:pPr>
        <w:pStyle w:val="ListParagraph"/>
        <w:ind w:left="1069" w:firstLine="371"/>
        <w:rPr>
          <w:rFonts w:ascii="Roboto" w:hAnsi="Roboto" w:cs="Arial"/>
        </w:rPr>
      </w:pPr>
      <w:r w:rsidRPr="00500DDF">
        <w:rPr>
          <w:rFonts w:ascii="Roboto" w:hAnsi="Roboto" w:cs="Arial"/>
        </w:rPr>
        <w:lastRenderedPageBreak/>
        <w:t>Điều này phản ánh chuỗi có strong temporal dependency và tồn tại xu hướng dài hạn rõ rệt.</w:t>
      </w:r>
    </w:p>
    <w:p w14:paraId="24313559" w14:textId="77777777" w:rsidR="009472BB" w:rsidRPr="00500DDF" w:rsidRDefault="009472BB" w:rsidP="009472BB">
      <w:pPr>
        <w:pStyle w:val="ListParagraph"/>
        <w:ind w:left="1069" w:firstLine="371"/>
        <w:rPr>
          <w:rFonts w:ascii="Roboto" w:hAnsi="Roboto" w:cs="Arial"/>
        </w:rPr>
      </w:pPr>
      <w:r w:rsidRPr="00500DDF">
        <w:rPr>
          <w:rFonts w:ascii="Roboto" w:hAnsi="Roboto" w:cs="Arial"/>
        </w:rPr>
        <w:t>Do đó, chuỗi cần được differencing trước khi huấn luyện ARIMA/SARIMA.</w:t>
      </w:r>
    </w:p>
    <w:p w14:paraId="0ED85454" w14:textId="77777777" w:rsidR="006D18D0" w:rsidRPr="00500DDF" w:rsidRDefault="006D18D0" w:rsidP="00BB4019">
      <w:pPr>
        <w:pStyle w:val="ListParagraph"/>
        <w:ind w:left="1069"/>
        <w:rPr>
          <w:rFonts w:ascii="Roboto" w:hAnsi="Roboto" w:cs="Arial"/>
        </w:rPr>
      </w:pPr>
      <w:r w:rsidRPr="00500DDF">
        <w:rPr>
          <w:rFonts w:ascii="Roboto" w:hAnsi="Roboto" w:cs="Arial"/>
        </w:rPr>
        <w:t>Biểu đồ PACF (Partial Autocorrelation) bổ sung cho ACF: PACF cắt nhanh về 0 sau lag 1–2 trong khi ACF giảm rất chậm — đây là đặc trưng điển hình của chuỗi AR(1) hoặc random walk.</w:t>
      </w:r>
    </w:p>
    <w:p w14:paraId="1C27C873" w14:textId="77777777" w:rsidR="006D18D0" w:rsidRPr="00500DDF" w:rsidRDefault="006D18D0" w:rsidP="00BB4019">
      <w:pPr>
        <w:pStyle w:val="ListParagraph"/>
        <w:ind w:left="1069"/>
        <w:rPr>
          <w:rFonts w:ascii="Roboto" w:hAnsi="Roboto" w:cs="Arial"/>
          <w:color w:val="EE0000"/>
        </w:rPr>
      </w:pPr>
      <w:r w:rsidRPr="00500DDF">
        <w:rPr>
          <w:rFonts w:ascii="Times New Roman" w:hAnsi="Times New Roman" w:cs="Times New Roman"/>
          <w:color w:val="EE0000"/>
        </w:rPr>
        <w:t>→</w:t>
      </w:r>
      <w:r w:rsidRPr="00500DDF">
        <w:rPr>
          <w:rFonts w:ascii="Roboto" w:hAnsi="Roboto" w:cs="Arial"/>
          <w:color w:val="EE0000"/>
        </w:rPr>
        <w:t xml:space="preserve"> Kết hợp ACF giảm chậm (MA component dài) + PACF cắt nhanh (AR order thấp) gợi ý tham số khởi điểm p=1, d=1, q=0 đến q=1 cho ARIMA. Đây là cơ sở để auto_arima tìm kiếm trong không gian tham số hẹp hơn, tiết kiệm thời gian tính toán.</w:t>
      </w:r>
    </w:p>
    <w:p w14:paraId="3D41A484" w14:textId="77777777" w:rsidR="006D18D0" w:rsidRPr="00500DDF" w:rsidRDefault="006D18D0" w:rsidP="00BB4019">
      <w:pPr>
        <w:pStyle w:val="ListParagraph"/>
        <w:ind w:left="1069"/>
        <w:rPr>
          <w:rFonts w:ascii="Roboto" w:hAnsi="Roboto" w:cs="Arial"/>
        </w:rPr>
      </w:pPr>
      <w:r w:rsidRPr="00500DDF">
        <w:rPr>
          <w:rFonts w:ascii="Roboto" w:hAnsi="Roboto" w:cs="Arial"/>
        </w:rPr>
        <w:t>ACF Lags=30 cho thấy correlation bắt đầu giảm dưới confidence band sau ~lag 25–30, xác nhận memory effect ngắn hạn. ACF Lags=50 mở rộng cho thấy chuỗi vẫn có tương quan đáng kể ngay cả ở lag xa, củng cố tính non-stationary cần differencing.</w:t>
      </w:r>
    </w:p>
    <w:p w14:paraId="1A513366" w14:textId="77777777" w:rsidR="001445D6" w:rsidRPr="00500DDF" w:rsidRDefault="001445D6" w:rsidP="001445D6">
      <w:pPr>
        <w:pStyle w:val="ListParagraph"/>
        <w:ind w:left="1069"/>
        <w:rPr>
          <w:rFonts w:ascii="Roboto" w:hAnsi="Roboto" w:cs="Arial"/>
        </w:rPr>
      </w:pPr>
    </w:p>
    <w:p w14:paraId="382D828F" w14:textId="77777777" w:rsidR="006D18D0" w:rsidRPr="00500DDF" w:rsidRDefault="006D18D0" w:rsidP="00BB4019">
      <w:pPr>
        <w:pStyle w:val="ListParagraph"/>
        <w:ind w:left="709"/>
        <w:rPr>
          <w:rFonts w:ascii="Roboto" w:hAnsi="Roboto" w:cs="Arial"/>
        </w:rPr>
      </w:pPr>
      <w:r w:rsidRPr="00500DDF">
        <w:rPr>
          <w:rFonts w:ascii="Roboto" w:hAnsi="Roboto" w:cs="Arial"/>
          <w:noProof/>
        </w:rPr>
        <w:drawing>
          <wp:inline distT="0" distB="0" distL="0" distR="0" wp14:anchorId="50D06A26" wp14:editId="4A9B8F21">
            <wp:extent cx="5829300" cy="2947670"/>
            <wp:effectExtent l="0" t="0" r="0" b="5080"/>
            <wp:docPr id="182585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55945" name=""/>
                    <pic:cNvPicPr/>
                  </pic:nvPicPr>
                  <pic:blipFill>
                    <a:blip r:embed="rId11"/>
                    <a:stretch>
                      <a:fillRect/>
                    </a:stretch>
                  </pic:blipFill>
                  <pic:spPr>
                    <a:xfrm>
                      <a:off x="0" y="0"/>
                      <a:ext cx="5829300" cy="2947670"/>
                    </a:xfrm>
                    <a:prstGeom prst="rect">
                      <a:avLst/>
                    </a:prstGeom>
                  </pic:spPr>
                </pic:pic>
              </a:graphicData>
            </a:graphic>
          </wp:inline>
        </w:drawing>
      </w:r>
    </w:p>
    <w:p w14:paraId="44F66BC2" w14:textId="77777777" w:rsidR="006D18D0" w:rsidRPr="00500DDF" w:rsidRDefault="001445D6" w:rsidP="001F4711">
      <w:pPr>
        <w:pStyle w:val="ListParagraph"/>
        <w:numPr>
          <w:ilvl w:val="0"/>
          <w:numId w:val="8"/>
        </w:numPr>
        <w:rPr>
          <w:rFonts w:ascii="Roboto" w:hAnsi="Roboto" w:cs="Arial"/>
        </w:rPr>
      </w:pPr>
      <w:r w:rsidRPr="00500DDF">
        <w:rPr>
          <w:rFonts w:ascii="Roboto" w:hAnsi="Roboto" w:cs="Arial"/>
        </w:rPr>
        <w:t>RSI Analysis.</w:t>
      </w:r>
      <w:ins w:id="0" w:author="Claude" w:date="2025-05-23T00:00:00Z">
        <w:r w:rsidRPr="00500DDF">
          <w:rPr>
            <w:rFonts w:ascii="Roboto" w:hAnsi="Roboto" w:cs="Arial"/>
          </w:rPr>
          <w:t xml:space="preserve"> </w:t>
        </w:r>
      </w:ins>
    </w:p>
    <w:p w14:paraId="3C90DA14" w14:textId="43962CB5" w:rsidR="006D18D0" w:rsidRPr="00500DDF" w:rsidRDefault="003E3B97" w:rsidP="00BB4019">
      <w:pPr>
        <w:pStyle w:val="ListParagraph"/>
        <w:ind w:left="709"/>
        <w:rPr>
          <w:rFonts w:ascii="Roboto" w:hAnsi="Roboto" w:cs="Arial"/>
        </w:rPr>
      </w:pPr>
      <w:r w:rsidRPr="00500DDF">
        <w:rPr>
          <w:rFonts w:ascii="Roboto" w:hAnsi="Roboto" w:cs="Arial"/>
          <w:noProof/>
        </w:rPr>
        <w:lastRenderedPageBreak/>
        <w:drawing>
          <wp:anchor distT="0" distB="0" distL="114300" distR="114300" simplePos="0" relativeHeight="251660288" behindDoc="0" locked="0" layoutInCell="1" allowOverlap="1" wp14:anchorId="1B220031" wp14:editId="0FD937F8">
            <wp:simplePos x="0" y="0"/>
            <wp:positionH relativeFrom="column">
              <wp:posOffset>350520</wp:posOffset>
            </wp:positionH>
            <wp:positionV relativeFrom="paragraph">
              <wp:posOffset>212725</wp:posOffset>
            </wp:positionV>
            <wp:extent cx="5943600" cy="2502535"/>
            <wp:effectExtent l="0" t="0" r="0" b="0"/>
            <wp:wrapTopAndBottom/>
            <wp:docPr id="126770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0248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02535"/>
                    </a:xfrm>
                    <a:prstGeom prst="rect">
                      <a:avLst/>
                    </a:prstGeom>
                  </pic:spPr>
                </pic:pic>
              </a:graphicData>
            </a:graphic>
          </wp:anchor>
        </w:drawing>
      </w:r>
    </w:p>
    <w:p w14:paraId="1C0AFA9F" w14:textId="70353098" w:rsidR="006D18D0" w:rsidRPr="00500DDF" w:rsidRDefault="006D18D0" w:rsidP="00BB4019">
      <w:pPr>
        <w:pStyle w:val="ListParagraph"/>
        <w:ind w:left="709"/>
        <w:rPr>
          <w:rFonts w:ascii="Roboto" w:hAnsi="Roboto" w:cs="Arial"/>
        </w:rPr>
      </w:pPr>
    </w:p>
    <w:p w14:paraId="6C3D78EE" w14:textId="77777777" w:rsidR="001F4711" w:rsidRPr="00500DDF" w:rsidRDefault="001F4711" w:rsidP="001F4711">
      <w:pPr>
        <w:pStyle w:val="ListParagraph"/>
        <w:ind w:left="1069" w:firstLine="371"/>
        <w:rPr>
          <w:rFonts w:ascii="Roboto" w:hAnsi="Roboto" w:cs="Arial"/>
        </w:rPr>
      </w:pPr>
      <w:r w:rsidRPr="00500DDF">
        <w:rPr>
          <w:rFonts w:ascii="Roboto" w:hAnsi="Roboto" w:cs="Arial"/>
        </w:rPr>
        <w:t>RSI (Relative Strength Index) là chỉ báo động lượng đo mức độ overbought/oversold của cổ phiếu trên thang 0–100. RSI &gt; 70: cổ phiếu đang overbought, có thể sắp điều chỉnh. RSI &lt; 30: cổ phiếu oversold, có thể hồi phục.</w:t>
      </w:r>
    </w:p>
    <w:p w14:paraId="0D553421" w14:textId="77777777" w:rsidR="006D18D0" w:rsidRPr="00500DDF" w:rsidRDefault="006D18D0" w:rsidP="00BB4019">
      <w:pPr>
        <w:pStyle w:val="ListParagraph"/>
        <w:ind w:left="709"/>
        <w:rPr>
          <w:rFonts w:ascii="Roboto" w:hAnsi="Roboto" w:cs="Arial"/>
        </w:rPr>
      </w:pPr>
      <w:r w:rsidRPr="00500DDF">
        <w:rPr>
          <w:rFonts w:ascii="Roboto" w:hAnsi="Roboto" w:cs="Arial"/>
        </w:rPr>
        <w:t>Giai đoạn 2015–2019: RSI dao động trong vùng trung tính (30–70), phản ánh thị trường tích lũy ổn định. Không xuất hiện tín hiệu overbought kéo dài — nhất quán với đà tăng trưởng bền vững của cổ phiếu trong giai đoạn này.</w:t>
      </w:r>
    </w:p>
    <w:p w14:paraId="18BD9E99" w14:textId="77777777" w:rsidR="006D18D0" w:rsidRPr="00500DDF" w:rsidRDefault="006D18D0" w:rsidP="00BB4019">
      <w:pPr>
        <w:pStyle w:val="ListParagraph"/>
        <w:ind w:left="709"/>
        <w:rPr>
          <w:rFonts w:ascii="Roboto" w:hAnsi="Roboto" w:cs="Arial"/>
          <w:color w:val="EE0000"/>
        </w:rPr>
      </w:pPr>
      <w:r w:rsidRPr="00500DDF">
        <w:rPr>
          <w:rFonts w:ascii="Times New Roman" w:hAnsi="Times New Roman" w:cs="Times New Roman"/>
          <w:color w:val="EE0000"/>
        </w:rPr>
        <w:t>→</w:t>
      </w:r>
      <w:r w:rsidRPr="00500DDF">
        <w:rPr>
          <w:rFonts w:ascii="Roboto" w:hAnsi="Roboto" w:cs="Arial"/>
          <w:color w:val="EE0000"/>
        </w:rPr>
        <w:t xml:space="preserve"> RSI ổn định giai đoạn này cho thấy momentum tăng trưởng lành mạnh, không bị thổi phồng bởi tâm lý đầu cơ ngắn hạn.</w:t>
      </w:r>
    </w:p>
    <w:p w14:paraId="3D7A076F" w14:textId="77777777" w:rsidR="006D18D0" w:rsidRPr="00500DDF" w:rsidRDefault="006D18D0" w:rsidP="00BB4019">
      <w:pPr>
        <w:pStyle w:val="ListParagraph"/>
        <w:ind w:left="709"/>
        <w:rPr>
          <w:rFonts w:ascii="Roboto" w:hAnsi="Roboto" w:cs="Arial"/>
        </w:rPr>
      </w:pPr>
      <w:r w:rsidRPr="00500DDF">
        <w:rPr>
          <w:rFonts w:ascii="Roboto" w:hAnsi="Roboto" w:cs="Arial"/>
        </w:rPr>
        <w:t>Giai đoạn COVID-19 (2020–2021): RSI có những cú lao xuống dưới ngưỡng 30 trong đợt bán tháo đầu năm 2020, sau đó hồi phục nhanh. Điều này phản ánh panic selling ngắn hạn và khả năng phục hồi nhanh chóng của RACE — phù hợp với nhận định về sức mạnh thương hiệu.</w:t>
      </w:r>
    </w:p>
    <w:p w14:paraId="0D7BFB7A" w14:textId="77777777" w:rsidR="006D18D0" w:rsidRPr="00500DDF" w:rsidRDefault="006D18D0" w:rsidP="00BB4019">
      <w:pPr>
        <w:pStyle w:val="ListParagraph"/>
        <w:ind w:left="709"/>
        <w:rPr>
          <w:rFonts w:ascii="Roboto" w:hAnsi="Roboto" w:cs="Arial"/>
          <w:color w:val="EE0000"/>
        </w:rPr>
      </w:pPr>
      <w:r w:rsidRPr="00500DDF">
        <w:rPr>
          <w:rFonts w:ascii="Times New Roman" w:hAnsi="Times New Roman" w:cs="Times New Roman"/>
          <w:color w:val="EE0000"/>
        </w:rPr>
        <w:t>→</w:t>
      </w:r>
      <w:r w:rsidRPr="00500DDF">
        <w:rPr>
          <w:rFonts w:ascii="Roboto" w:hAnsi="Roboto" w:cs="Arial"/>
          <w:color w:val="EE0000"/>
        </w:rPr>
        <w:t xml:space="preserve"> RSI oversold trong COVID kh</w:t>
      </w:r>
      <w:r w:rsidRPr="00500DDF">
        <w:rPr>
          <w:rFonts w:ascii="Roboto" w:hAnsi="Roboto" w:cs="Roboto"/>
          <w:color w:val="EE0000"/>
        </w:rPr>
        <w:t>ô</w:t>
      </w:r>
      <w:r w:rsidRPr="00500DDF">
        <w:rPr>
          <w:rFonts w:ascii="Roboto" w:hAnsi="Roboto" w:cs="Arial"/>
          <w:color w:val="EE0000"/>
        </w:rPr>
        <w:t>ng k</w:t>
      </w:r>
      <w:r w:rsidRPr="00500DDF">
        <w:rPr>
          <w:rFonts w:ascii="Roboto" w:hAnsi="Roboto" w:cs="Roboto"/>
          <w:color w:val="EE0000"/>
        </w:rPr>
        <w:t>é</w:t>
      </w:r>
      <w:r w:rsidRPr="00500DDF">
        <w:rPr>
          <w:rFonts w:ascii="Roboto" w:hAnsi="Roboto" w:cs="Arial"/>
          <w:color w:val="EE0000"/>
        </w:rPr>
        <w:t>o d</w:t>
      </w:r>
      <w:r w:rsidRPr="00500DDF">
        <w:rPr>
          <w:rFonts w:ascii="Roboto" w:hAnsi="Roboto" w:cs="Roboto"/>
          <w:color w:val="EE0000"/>
        </w:rPr>
        <w:t>à</w:t>
      </w:r>
      <w:r w:rsidRPr="00500DDF">
        <w:rPr>
          <w:rFonts w:ascii="Roboto" w:hAnsi="Roboto" w:cs="Arial"/>
          <w:color w:val="EE0000"/>
        </w:rPr>
        <w:t xml:space="preserve">i </w:t>
      </w:r>
      <w:r w:rsidRPr="00500DDF">
        <w:rPr>
          <w:rFonts w:ascii="Roboto" w:hAnsi="Roboto" w:cs="Roboto"/>
          <w:color w:val="EE0000"/>
        </w:rPr>
        <w:t>—</w:t>
      </w:r>
      <w:r w:rsidRPr="00500DDF">
        <w:rPr>
          <w:rFonts w:ascii="Roboto" w:hAnsi="Roboto" w:cs="Arial"/>
          <w:color w:val="EE0000"/>
        </w:rPr>
        <w:t xml:space="preserve"> </w:t>
      </w:r>
      <w:r w:rsidRPr="00500DDF">
        <w:rPr>
          <w:rFonts w:ascii="Roboto" w:hAnsi="Roboto" w:cs="Roboto"/>
          <w:color w:val="EE0000"/>
        </w:rPr>
        <w:t>đâ</w:t>
      </w:r>
      <w:r w:rsidRPr="00500DDF">
        <w:rPr>
          <w:rFonts w:ascii="Roboto" w:hAnsi="Roboto" w:cs="Arial"/>
          <w:color w:val="EE0000"/>
        </w:rPr>
        <w:t>y l</w:t>
      </w:r>
      <w:r w:rsidRPr="00500DDF">
        <w:rPr>
          <w:rFonts w:ascii="Roboto" w:hAnsi="Roboto" w:cs="Roboto"/>
          <w:color w:val="EE0000"/>
        </w:rPr>
        <w:t>à</w:t>
      </w:r>
      <w:r w:rsidRPr="00500DDF">
        <w:rPr>
          <w:rFonts w:ascii="Roboto" w:hAnsi="Roboto" w:cs="Arial"/>
          <w:color w:val="EE0000"/>
        </w:rPr>
        <w:t xml:space="preserve"> t</w:t>
      </w:r>
      <w:r w:rsidRPr="00500DDF">
        <w:rPr>
          <w:rFonts w:ascii="Roboto" w:hAnsi="Roboto" w:cs="Roboto"/>
          <w:color w:val="EE0000"/>
        </w:rPr>
        <w:t>í</w:t>
      </w:r>
      <w:r w:rsidRPr="00500DDF">
        <w:rPr>
          <w:rFonts w:ascii="Roboto" w:hAnsi="Roboto" w:cs="Arial"/>
          <w:color w:val="EE0000"/>
        </w:rPr>
        <w:t>n hiệu buy-the-dip điển hình, nhà đầu tư dài hạn tận dụng đáy ngắn hạn để tích lũy.</w:t>
      </w:r>
    </w:p>
    <w:p w14:paraId="686B3C1A" w14:textId="77777777" w:rsidR="006D18D0" w:rsidRPr="00500DDF" w:rsidRDefault="006D18D0" w:rsidP="00BB4019">
      <w:pPr>
        <w:pStyle w:val="ListParagraph"/>
        <w:ind w:left="709"/>
        <w:rPr>
          <w:rFonts w:ascii="Roboto" w:hAnsi="Roboto" w:cs="Arial"/>
        </w:rPr>
      </w:pPr>
      <w:r w:rsidRPr="00500DDF">
        <w:rPr>
          <w:rFonts w:ascii="Roboto" w:hAnsi="Roboto" w:cs="Arial"/>
        </w:rPr>
        <w:t>Giai đoạn 2023–2025: RSI liên tục vượt ngưỡng 70 và duy trì ở vùng overbought trong thời gian dài. Đây là giai đoạn tăng tốc giá mạnh nhất của RACE, với nhiều phiên RSI chạm 80–90.</w:t>
      </w:r>
    </w:p>
    <w:p w14:paraId="74EDA7E7" w14:textId="77777777" w:rsidR="006D18D0" w:rsidRPr="00500DDF" w:rsidRDefault="006D18D0" w:rsidP="00BB4019">
      <w:pPr>
        <w:pStyle w:val="ListParagraph"/>
        <w:ind w:left="709"/>
        <w:rPr>
          <w:rFonts w:ascii="Roboto" w:hAnsi="Roboto" w:cs="Arial"/>
          <w:color w:val="EE0000"/>
        </w:rPr>
      </w:pPr>
      <w:r w:rsidRPr="00500DDF">
        <w:rPr>
          <w:rFonts w:ascii="Times New Roman" w:hAnsi="Times New Roman" w:cs="Times New Roman"/>
          <w:color w:val="EE0000"/>
        </w:rPr>
        <w:t>→</w:t>
      </w:r>
      <w:r w:rsidRPr="00500DDF">
        <w:rPr>
          <w:rFonts w:ascii="Roboto" w:hAnsi="Roboto" w:cs="Arial"/>
          <w:color w:val="EE0000"/>
        </w:rPr>
        <w:t xml:space="preserve"> RSI overbought k</w:t>
      </w:r>
      <w:r w:rsidRPr="00500DDF">
        <w:rPr>
          <w:rFonts w:ascii="Roboto" w:hAnsi="Roboto" w:cs="Roboto"/>
          <w:color w:val="EE0000"/>
        </w:rPr>
        <w:t>é</w:t>
      </w:r>
      <w:r w:rsidRPr="00500DDF">
        <w:rPr>
          <w:rFonts w:ascii="Roboto" w:hAnsi="Roboto" w:cs="Arial"/>
          <w:color w:val="EE0000"/>
        </w:rPr>
        <w:t>o d</w:t>
      </w:r>
      <w:r w:rsidRPr="00500DDF">
        <w:rPr>
          <w:rFonts w:ascii="Roboto" w:hAnsi="Roboto" w:cs="Roboto"/>
          <w:color w:val="EE0000"/>
        </w:rPr>
        <w:t>à</w:t>
      </w:r>
      <w:r w:rsidRPr="00500DDF">
        <w:rPr>
          <w:rFonts w:ascii="Roboto" w:hAnsi="Roboto" w:cs="Arial"/>
          <w:color w:val="EE0000"/>
        </w:rPr>
        <w:t>i l</w:t>
      </w:r>
      <w:r w:rsidRPr="00500DDF">
        <w:rPr>
          <w:rFonts w:ascii="Roboto" w:hAnsi="Roboto" w:cs="Roboto"/>
          <w:color w:val="EE0000"/>
        </w:rPr>
        <w:t>à</w:t>
      </w:r>
      <w:r w:rsidRPr="00500DDF">
        <w:rPr>
          <w:rFonts w:ascii="Roboto" w:hAnsi="Roboto" w:cs="Arial"/>
          <w:color w:val="EE0000"/>
        </w:rPr>
        <w:t xml:space="preserve"> t</w:t>
      </w:r>
      <w:r w:rsidRPr="00500DDF">
        <w:rPr>
          <w:rFonts w:ascii="Roboto" w:hAnsi="Roboto" w:cs="Roboto"/>
          <w:color w:val="EE0000"/>
        </w:rPr>
        <w:t>í</w:t>
      </w:r>
      <w:r w:rsidRPr="00500DDF">
        <w:rPr>
          <w:rFonts w:ascii="Roboto" w:hAnsi="Roboto" w:cs="Arial"/>
          <w:color w:val="EE0000"/>
        </w:rPr>
        <w:t>n hiệu cảnh báo sớm về rủi ro điều chỉnh — phù hợp với thực tế giá giảm từ đỉnh ~500 USD về 350–400 USD cuối 2025. Trong phân tích kỹ thuật, RSI duy trì trên 70 quá lâu thường dẫn đến “mean reversion” — tức là giá có xu hướng quay về mức cân bằng.</w:t>
      </w:r>
    </w:p>
    <w:p w14:paraId="5C4F4FCA" w14:textId="77777777" w:rsidR="001445D6" w:rsidRPr="00500DDF" w:rsidRDefault="001445D6" w:rsidP="001445D6">
      <w:pPr>
        <w:pStyle w:val="ListParagraph"/>
        <w:numPr>
          <w:ilvl w:val="0"/>
          <w:numId w:val="8"/>
        </w:numPr>
        <w:rPr>
          <w:rFonts w:ascii="Roboto" w:hAnsi="Roboto" w:cs="Arial"/>
        </w:rPr>
      </w:pPr>
      <w:r w:rsidRPr="00500DDF">
        <w:rPr>
          <w:rFonts w:ascii="Roboto" w:hAnsi="Roboto" w:cs="Arial"/>
        </w:rPr>
        <w:t>Stationarity Analysis.</w:t>
      </w:r>
    </w:p>
    <w:p w14:paraId="69B4D06C" w14:textId="77777777" w:rsidR="006D18D0" w:rsidRPr="00500DDF" w:rsidRDefault="006D18D0" w:rsidP="00BB4019">
      <w:pPr>
        <w:pStyle w:val="ListParagraph"/>
        <w:ind w:left="709"/>
        <w:rPr>
          <w:rFonts w:ascii="Roboto" w:hAnsi="Roboto" w:cs="Arial"/>
        </w:rPr>
      </w:pPr>
      <w:r w:rsidRPr="00500DDF">
        <w:rPr>
          <w:rFonts w:ascii="Roboto" w:hAnsi="Roboto" w:cs="Arial"/>
          <w:noProof/>
        </w:rPr>
        <w:lastRenderedPageBreak/>
        <w:drawing>
          <wp:inline distT="0" distB="0" distL="0" distR="0" wp14:anchorId="1D9FB19E" wp14:editId="664C03C9">
            <wp:extent cx="5943600" cy="2585720"/>
            <wp:effectExtent l="0" t="0" r="0" b="5080"/>
            <wp:docPr id="213630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05995" name=""/>
                    <pic:cNvPicPr/>
                  </pic:nvPicPr>
                  <pic:blipFill>
                    <a:blip r:embed="rId13"/>
                    <a:stretch>
                      <a:fillRect/>
                    </a:stretch>
                  </pic:blipFill>
                  <pic:spPr>
                    <a:xfrm>
                      <a:off x="0" y="0"/>
                      <a:ext cx="5943600" cy="2585720"/>
                    </a:xfrm>
                    <a:prstGeom prst="rect">
                      <a:avLst/>
                    </a:prstGeom>
                  </pic:spPr>
                </pic:pic>
              </a:graphicData>
            </a:graphic>
          </wp:inline>
        </w:drawing>
      </w:r>
    </w:p>
    <w:p w14:paraId="58ACA97B" w14:textId="77777777" w:rsidR="006D18D0" w:rsidRPr="00500DDF" w:rsidRDefault="006D18D0" w:rsidP="00BB4019">
      <w:pPr>
        <w:pStyle w:val="ListParagraph"/>
        <w:ind w:left="709"/>
        <w:rPr>
          <w:rFonts w:ascii="Roboto" w:hAnsi="Roboto" w:cs="Arial"/>
        </w:rPr>
      </w:pPr>
    </w:p>
    <w:p w14:paraId="72EEC340" w14:textId="77777777" w:rsidR="006D18D0" w:rsidRPr="00500DDF" w:rsidRDefault="006D18D0" w:rsidP="00BB4019">
      <w:pPr>
        <w:pStyle w:val="ListParagraph"/>
        <w:ind w:left="709"/>
        <w:rPr>
          <w:rFonts w:ascii="Roboto" w:hAnsi="Roboto" w:cs="Arial"/>
        </w:rPr>
      </w:pPr>
      <w:r w:rsidRPr="00500DDF">
        <w:rPr>
          <w:rFonts w:ascii="Roboto" w:hAnsi="Roboto" w:cs="Arial"/>
          <w:noProof/>
        </w:rPr>
        <w:drawing>
          <wp:inline distT="0" distB="0" distL="0" distR="0" wp14:anchorId="747BA6AD" wp14:editId="46B6240C">
            <wp:extent cx="5791702" cy="5090601"/>
            <wp:effectExtent l="0" t="0" r="0" b="0"/>
            <wp:docPr id="53726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67757" name=""/>
                    <pic:cNvPicPr/>
                  </pic:nvPicPr>
                  <pic:blipFill>
                    <a:blip r:embed="rId14"/>
                    <a:stretch>
                      <a:fillRect/>
                    </a:stretch>
                  </pic:blipFill>
                  <pic:spPr>
                    <a:xfrm>
                      <a:off x="0" y="0"/>
                      <a:ext cx="5791702" cy="5090601"/>
                    </a:xfrm>
                    <a:prstGeom prst="rect">
                      <a:avLst/>
                    </a:prstGeom>
                  </pic:spPr>
                </pic:pic>
              </a:graphicData>
            </a:graphic>
          </wp:inline>
        </w:drawing>
      </w:r>
    </w:p>
    <w:p w14:paraId="4CC559D9" w14:textId="77777777" w:rsidR="006D18D0" w:rsidRPr="00500DDF" w:rsidRDefault="006D18D0" w:rsidP="00BB4019">
      <w:pPr>
        <w:pStyle w:val="ListParagraph"/>
        <w:ind w:left="709"/>
        <w:rPr>
          <w:rFonts w:ascii="Roboto" w:hAnsi="Roboto" w:cs="Arial"/>
        </w:rPr>
      </w:pPr>
      <w:r w:rsidRPr="00500DDF">
        <w:rPr>
          <w:rFonts w:ascii="Roboto" w:hAnsi="Roboto" w:cs="Arial"/>
        </w:rPr>
        <w:lastRenderedPageBreak/>
        <w:t>Rolling Mean tăng đều và không có dấu hiệu ổn định — Rolling Mean(50) liên tục tăng từ ~40 USD (2015) lên ~470 USD (2025) mà không quay đầu hay dao động quanh một giá trị cố định. Rolling Std(50) tuy nhợ nhưng tăng dần về cuối chuỗi, đặc biệt giai đoạn 2023–2025.</w:t>
      </w:r>
    </w:p>
    <w:p w14:paraId="4A14AD60" w14:textId="77777777" w:rsidR="006D18D0" w:rsidRPr="00500DDF" w:rsidRDefault="006D18D0" w:rsidP="00BB4019">
      <w:pPr>
        <w:pStyle w:val="ListParagraph"/>
        <w:ind w:left="709"/>
        <w:rPr>
          <w:rFonts w:ascii="Roboto" w:hAnsi="Roboto" w:cs="Arial"/>
          <w:color w:val="EE0000"/>
        </w:rPr>
      </w:pPr>
      <w:r w:rsidRPr="00500DDF">
        <w:rPr>
          <w:rFonts w:ascii="Times New Roman" w:hAnsi="Times New Roman" w:cs="Times New Roman"/>
          <w:color w:val="EE0000"/>
        </w:rPr>
        <w:t>→</w:t>
      </w:r>
      <w:r w:rsidRPr="00500DDF">
        <w:rPr>
          <w:rFonts w:ascii="Roboto" w:hAnsi="Roboto" w:cs="Arial"/>
          <w:color w:val="EE0000"/>
        </w:rPr>
        <w:t xml:space="preserve"> Chuỗi có mean không ổn định theo thời gian — đây là dấu hiệu rõ ràng nhất của non-stationarity. Một chuỗi stationary đòi hỷi mean và variance không đổi; RACE vi phạm cả hai điều kiện này.</w:t>
      </w:r>
    </w:p>
    <w:p w14:paraId="164C2A06" w14:textId="77777777" w:rsidR="006D18D0" w:rsidRPr="00500DDF" w:rsidRDefault="006D18D0" w:rsidP="00BB4019">
      <w:pPr>
        <w:pStyle w:val="ListParagraph"/>
        <w:ind w:left="709"/>
        <w:rPr>
          <w:rFonts w:ascii="Roboto" w:hAnsi="Roboto" w:cs="Arial"/>
        </w:rPr>
      </w:pPr>
      <w:r w:rsidRPr="00500DDF">
        <w:rPr>
          <w:rFonts w:ascii="Roboto" w:hAnsi="Roboto" w:cs="Arial"/>
        </w:rPr>
        <w:t>Trend component (decomposition) tăng liên tục — thành phần xu hướng từ HP-filter và seasonal decomposition đều xác nhận xu hướng tăng dài hạn không đổi chiều trong toàn bộ giai đoạn 2015–2025. Cycle component (HP-filter) cho thấy chuỗi dao động quanh xu hướng nhưng biên độ nhỳ, không có chu kỳ rõ ràng.</w:t>
      </w:r>
    </w:p>
    <w:p w14:paraId="02F4DC1C" w14:textId="77777777" w:rsidR="006D18D0" w:rsidRPr="00500DDF" w:rsidRDefault="006D18D0" w:rsidP="00BB4019">
      <w:pPr>
        <w:pStyle w:val="ListParagraph"/>
        <w:ind w:left="709"/>
        <w:rPr>
          <w:rFonts w:ascii="Roboto" w:hAnsi="Roboto" w:cs="Arial"/>
          <w:color w:val="EE0000"/>
        </w:rPr>
      </w:pPr>
      <w:r w:rsidRPr="00500DDF">
        <w:rPr>
          <w:rFonts w:ascii="Times New Roman" w:hAnsi="Times New Roman" w:cs="Times New Roman"/>
          <w:color w:val="EE0000"/>
        </w:rPr>
        <w:t>→</w:t>
      </w:r>
      <w:r w:rsidRPr="00500DDF">
        <w:rPr>
          <w:rFonts w:ascii="Roboto" w:hAnsi="Roboto" w:cs="Arial"/>
          <w:color w:val="EE0000"/>
        </w:rPr>
        <w:t xml:space="preserve"> Trend mạnh và ổn định xác nhận chuỗi là I(1) — tức là non-stationary ở mức gốc nhưng sẽ trở thành stationary sau khi lấy sai phân bậc 1 (first-order differencing). Đây là cơ sở để đặt tham số d=1 trong mô hình ARIMA.</w:t>
      </w:r>
    </w:p>
    <w:p w14:paraId="06ACCCEE" w14:textId="77777777" w:rsidR="006D18D0" w:rsidRPr="00500DDF" w:rsidRDefault="006D18D0" w:rsidP="00BB4019">
      <w:pPr>
        <w:pStyle w:val="ListParagraph"/>
        <w:ind w:left="709"/>
        <w:rPr>
          <w:rFonts w:ascii="Roboto" w:hAnsi="Roboto" w:cs="Arial"/>
        </w:rPr>
      </w:pPr>
      <w:r w:rsidRPr="00500DDF">
        <w:rPr>
          <w:rFonts w:ascii="Roboto" w:hAnsi="Roboto" w:cs="Arial"/>
        </w:rPr>
        <w:t xml:space="preserve">Seasonality và Residual — Thành phần seasonality dao động đều trong biên độ </w:t>
      </w:r>
      <w:r w:rsidRPr="00500DDF">
        <w:rPr>
          <w:rFonts w:ascii="Roboto" w:eastAsia="Malgun Gothic" w:hAnsi="Roboto" w:cs="Arial"/>
        </w:rPr>
        <w:t>넕</w:t>
      </w:r>
      <w:r w:rsidRPr="00500DDF">
        <w:rPr>
          <w:rFonts w:ascii="Roboto" w:hAnsi="Roboto" w:cs="Arial"/>
        </w:rPr>
        <w:t xml:space="preserve"> USD và không mở rộng theo thời gian, cho thấy tính mùa vụ yếu và tương đối ổn định. Residual (phần dư) dao động quanh 0 nhưng có các spike rõ ràng trong giai đoạn COVID-19 (2020) và 2023–2025, phản ánh các cú sốc bất thường mà mô hình tuyến tính khó nắm bắt hoàn toàn.</w:t>
      </w:r>
    </w:p>
    <w:p w14:paraId="2E3E8721" w14:textId="77777777" w:rsidR="006D18D0" w:rsidRPr="00500DDF" w:rsidRDefault="006D18D0" w:rsidP="00BB4019">
      <w:pPr>
        <w:pStyle w:val="ListParagraph"/>
        <w:ind w:left="709"/>
        <w:rPr>
          <w:rFonts w:ascii="Roboto" w:hAnsi="Roboto" w:cs="Arial"/>
          <w:color w:val="EE0000"/>
        </w:rPr>
      </w:pPr>
      <w:r w:rsidRPr="00500DDF">
        <w:rPr>
          <w:rFonts w:ascii="Times New Roman" w:hAnsi="Times New Roman" w:cs="Times New Roman"/>
          <w:color w:val="EE0000"/>
        </w:rPr>
        <w:t>→</w:t>
      </w:r>
      <w:r w:rsidRPr="00500DDF">
        <w:rPr>
          <w:rFonts w:ascii="Roboto" w:hAnsi="Roboto" w:cs="Arial"/>
          <w:color w:val="EE0000"/>
        </w:rPr>
        <w:t xml:space="preserve"> Residual c</w:t>
      </w:r>
      <w:r w:rsidRPr="00500DDF">
        <w:rPr>
          <w:rFonts w:ascii="Roboto" w:hAnsi="Roboto" w:cs="Roboto"/>
          <w:color w:val="EE0000"/>
        </w:rPr>
        <w:t>ó</w:t>
      </w:r>
      <w:r w:rsidRPr="00500DDF">
        <w:rPr>
          <w:rFonts w:ascii="Roboto" w:hAnsi="Roboto" w:cs="Arial"/>
          <w:color w:val="EE0000"/>
        </w:rPr>
        <w:t xml:space="preserve"> heteroskedasticity (ph</w:t>
      </w:r>
      <w:r w:rsidRPr="00500DDF">
        <w:rPr>
          <w:rFonts w:ascii="Roboto" w:hAnsi="Roboto" w:cs="Roboto"/>
          <w:color w:val="EE0000"/>
        </w:rPr>
        <w:t>ươ</w:t>
      </w:r>
      <w:r w:rsidRPr="00500DDF">
        <w:rPr>
          <w:rFonts w:ascii="Roboto" w:hAnsi="Roboto" w:cs="Arial"/>
          <w:color w:val="EE0000"/>
        </w:rPr>
        <w:t>ng sai kh</w:t>
      </w:r>
      <w:r w:rsidRPr="00500DDF">
        <w:rPr>
          <w:rFonts w:ascii="Roboto" w:hAnsi="Roboto" w:cs="Roboto"/>
          <w:color w:val="EE0000"/>
        </w:rPr>
        <w:t>ô</w:t>
      </w:r>
      <w:r w:rsidRPr="00500DDF">
        <w:rPr>
          <w:rFonts w:ascii="Roboto" w:hAnsi="Roboto" w:cs="Arial"/>
          <w:color w:val="EE0000"/>
        </w:rPr>
        <w:t xml:space="preserve">ng </w:t>
      </w:r>
      <w:r w:rsidRPr="00500DDF">
        <w:rPr>
          <w:rFonts w:ascii="Roboto" w:hAnsi="Roboto" w:cs="Roboto"/>
          <w:color w:val="EE0000"/>
        </w:rPr>
        <w:t>đ</w:t>
      </w:r>
      <w:r w:rsidRPr="00500DDF">
        <w:rPr>
          <w:rFonts w:ascii="Roboto" w:hAnsi="Roboto" w:cs="Arial"/>
          <w:color w:val="EE0000"/>
        </w:rPr>
        <w:t>ồng đều theo thời gian) — đây là lý do GARCH là hướng mở rộng phù hợp để mô hình hóa volatility clustering. Các spike trong residual cũng cho thấy ARIMA/SARIMA còn bỳ sót một phần thông tin phi tuyến trong dữ liệu.</w:t>
      </w:r>
    </w:p>
    <w:p w14:paraId="2FD2BE18" w14:textId="77777777" w:rsidR="00F24500" w:rsidRPr="00500DDF" w:rsidRDefault="0029101F" w:rsidP="00F24500">
      <w:pPr>
        <w:pStyle w:val="ListParagraph"/>
        <w:numPr>
          <w:ilvl w:val="0"/>
          <w:numId w:val="2"/>
        </w:numPr>
        <w:ind w:left="709" w:hanging="567"/>
        <w:rPr>
          <w:rFonts w:ascii="Roboto" w:hAnsi="Roboto" w:cs="Arial"/>
        </w:rPr>
      </w:pPr>
      <w:r w:rsidRPr="00500DDF">
        <w:rPr>
          <w:rFonts w:ascii="Roboto" w:hAnsi="Roboto" w:cs="Arial"/>
        </w:rPr>
        <w:t>Insign từ dữ liệu.</w:t>
      </w:r>
    </w:p>
    <w:p w14:paraId="42D36364" w14:textId="77777777" w:rsidR="00F24500" w:rsidRPr="00500DDF" w:rsidRDefault="00F24500" w:rsidP="00F24500">
      <w:pPr>
        <w:pStyle w:val="ListParagraph"/>
        <w:numPr>
          <w:ilvl w:val="0"/>
          <w:numId w:val="6"/>
        </w:numPr>
        <w:rPr>
          <w:rFonts w:ascii="Roboto" w:hAnsi="Roboto" w:cs="Arial"/>
        </w:rPr>
      </w:pPr>
      <w:r w:rsidRPr="00500DDF">
        <w:rPr>
          <w:rFonts w:ascii="Roboto" w:hAnsi="Roboto" w:cs="Arial"/>
        </w:rPr>
        <w:t>Xu hướng tăng trưởng dài hạn mạnh.</w:t>
      </w:r>
    </w:p>
    <w:p w14:paraId="4298CC28" w14:textId="77777777" w:rsidR="00F24500" w:rsidRPr="00500DDF" w:rsidRDefault="00F24500" w:rsidP="00E0556A">
      <w:pPr>
        <w:pStyle w:val="ListParagraph"/>
        <w:ind w:left="1429"/>
        <w:rPr>
          <w:rFonts w:ascii="Roboto" w:hAnsi="Roboto" w:cs="Arial"/>
          <w:color w:val="EE0000"/>
        </w:rPr>
      </w:pPr>
      <w:r w:rsidRPr="00500DDF">
        <w:rPr>
          <w:rFonts w:ascii="Roboto" w:hAnsi="Roboto" w:cs="Arial"/>
        </w:rPr>
        <w:t xml:space="preserve">-  Giá đóng cửa của RACE tăng từ khoảng 40 USD năm 2015 lên gần 500 USD năm 2025. Trend decomposition và moving average  đều cho thấy xu hướng tăng dài hạn rõ rệt. </w:t>
      </w:r>
      <w:r w:rsidRPr="00500DDF">
        <w:rPr>
          <w:rFonts w:ascii="Times New Roman" w:hAnsi="Times New Roman" w:cs="Times New Roman"/>
          <w:color w:val="EE0000"/>
        </w:rPr>
        <w:t>→</w:t>
      </w:r>
      <w:r w:rsidRPr="00500DDF">
        <w:rPr>
          <w:rFonts w:ascii="Roboto" w:hAnsi="Roboto" w:cs="Arial"/>
          <w:color w:val="EE0000"/>
        </w:rPr>
        <w:t xml:space="preserve"> Chuỗi giá thể hiện xu hướng tăng dài hạn với slope dương rõ rệt trong giai đoạn 2015–2025  </w:t>
      </w:r>
      <w:r w:rsidRPr="00500DDF">
        <w:rPr>
          <w:rFonts w:ascii="Times New Roman" w:hAnsi="Times New Roman" w:cs="Times New Roman"/>
          <w:color w:val="EE0000"/>
        </w:rPr>
        <w:t>→</w:t>
      </w:r>
      <w:r w:rsidRPr="00500DDF">
        <w:rPr>
          <w:rFonts w:ascii="Roboto" w:hAnsi="Roboto" w:cs="Arial"/>
          <w:color w:val="EE0000"/>
        </w:rPr>
        <w:t xml:space="preserve"> </w:t>
      </w:r>
      <w:r w:rsidRPr="00500DDF">
        <w:rPr>
          <w:rFonts w:ascii="Roboto" w:hAnsi="Roboto" w:cs="Roboto"/>
          <w:color w:val="EE0000"/>
        </w:rPr>
        <w:t>Đ</w:t>
      </w:r>
      <w:r w:rsidRPr="00500DDF">
        <w:rPr>
          <w:rFonts w:ascii="Roboto" w:hAnsi="Roboto" w:cs="Arial"/>
          <w:color w:val="EE0000"/>
        </w:rPr>
        <w:t>iều này cho thấy chuỗi mang strong upward trend và nhiều khả năng non-stationary, do đó cần thực hiện differencing trước khi huấn luyện ARIMA.</w:t>
      </w:r>
    </w:p>
    <w:p w14:paraId="7ADCEE00" w14:textId="77777777" w:rsidR="00D2575B" w:rsidRPr="00500DDF" w:rsidRDefault="00F24500" w:rsidP="00E0556A">
      <w:pPr>
        <w:pStyle w:val="ListParagraph"/>
        <w:ind w:left="1429"/>
        <w:rPr>
          <w:rFonts w:ascii="Roboto" w:hAnsi="Roboto" w:cs="Arial"/>
          <w:color w:val="EE0000"/>
        </w:rPr>
      </w:pPr>
      <w:r w:rsidRPr="00500DDF">
        <w:rPr>
          <w:rFonts w:ascii="Roboto" w:hAnsi="Roboto" w:cs="Arial"/>
        </w:rPr>
        <w:t xml:space="preserve">- Khối lượng giao dịch khá ổn định từ tháng 1/2016 – 11/2019 và dao động ở mức ~0.5*1e7 đến ~2.4*1e7. </w:t>
      </w:r>
      <w:r w:rsidRPr="00500DDF">
        <w:rPr>
          <w:rFonts w:ascii="Times New Roman" w:hAnsi="Times New Roman" w:cs="Times New Roman"/>
          <w:color w:val="EE0000"/>
        </w:rPr>
        <w:t>→</w:t>
      </w:r>
      <w:r w:rsidRPr="00500DDF">
        <w:rPr>
          <w:rFonts w:ascii="Roboto" w:hAnsi="Roboto" w:cs="Arial"/>
          <w:color w:val="EE0000"/>
        </w:rPr>
        <w:t xml:space="preserve"> </w:t>
      </w:r>
      <w:r w:rsidRPr="00500DDF">
        <w:rPr>
          <w:rFonts w:ascii="Roboto" w:hAnsi="Roboto" w:cs="Roboto"/>
          <w:color w:val="EE0000"/>
        </w:rPr>
        <w:t>Đâ</w:t>
      </w:r>
      <w:r w:rsidRPr="00500DDF">
        <w:rPr>
          <w:rFonts w:ascii="Roboto" w:hAnsi="Roboto" w:cs="Arial"/>
          <w:color w:val="EE0000"/>
        </w:rPr>
        <w:t>y l</w:t>
      </w:r>
      <w:r w:rsidRPr="00500DDF">
        <w:rPr>
          <w:rFonts w:ascii="Roboto" w:hAnsi="Roboto" w:cs="Roboto"/>
          <w:color w:val="EE0000"/>
        </w:rPr>
        <w:t>à</w:t>
      </w:r>
      <w:r w:rsidRPr="00500DDF">
        <w:rPr>
          <w:rFonts w:ascii="Roboto" w:hAnsi="Roboto" w:cs="Arial"/>
          <w:color w:val="EE0000"/>
        </w:rPr>
        <w:t xml:space="preserve"> giai </w:t>
      </w:r>
      <w:r w:rsidRPr="00500DDF">
        <w:rPr>
          <w:rFonts w:ascii="Roboto" w:hAnsi="Roboto" w:cs="Roboto"/>
          <w:color w:val="EE0000"/>
        </w:rPr>
        <w:t>đ</w:t>
      </w:r>
      <w:r w:rsidRPr="00500DDF">
        <w:rPr>
          <w:rFonts w:ascii="Roboto" w:hAnsi="Roboto" w:cs="Arial"/>
          <w:color w:val="EE0000"/>
        </w:rPr>
        <w:t xml:space="preserve">oạn ‘market confidence building’ của thương hiệu </w:t>
      </w:r>
      <w:r w:rsidRPr="00500DDF">
        <w:rPr>
          <w:rFonts w:ascii="Times New Roman" w:hAnsi="Times New Roman" w:cs="Times New Roman"/>
          <w:color w:val="EE0000"/>
        </w:rPr>
        <w:t>→</w:t>
      </w:r>
      <w:r w:rsidRPr="00500DDF">
        <w:rPr>
          <w:rFonts w:ascii="Roboto" w:hAnsi="Roboto" w:cs="Arial"/>
          <w:color w:val="EE0000"/>
        </w:rPr>
        <w:t xml:space="preserve"> Cho thấy niềm tin của nhà đầu tư vào cổ phiếu đang ngày càng tăng cao.</w:t>
      </w:r>
    </w:p>
    <w:p w14:paraId="08A35D2E" w14:textId="77777777" w:rsidR="00CB66EC" w:rsidRPr="00500DDF" w:rsidRDefault="00E0556A" w:rsidP="00CB66EC">
      <w:pPr>
        <w:pStyle w:val="ListParagraph"/>
        <w:ind w:left="1429"/>
        <w:rPr>
          <w:rFonts w:ascii="Roboto" w:hAnsi="Roboto" w:cs="Arial"/>
          <w:color w:val="EE0000"/>
        </w:rPr>
      </w:pPr>
      <w:r w:rsidRPr="00500DDF">
        <w:rPr>
          <w:rFonts w:ascii="Roboto" w:hAnsi="Roboto" w:cs="Arial"/>
        </w:rPr>
        <w:t xml:space="preserve">- Từ 12/2019 - 3/2023, cùng với sự xuất hiện của COVID-19, khối lượng giao dịch thấp kỷ lục quanh quẩn ở mức 0.8*1e7 cho thấy thị trường trải </w:t>
      </w:r>
      <w:r w:rsidRPr="00500DDF">
        <w:rPr>
          <w:rFonts w:ascii="Roboto" w:hAnsi="Roboto" w:cs="Arial"/>
        </w:rPr>
        <w:lastRenderedPageBreak/>
        <w:t xml:space="preserve">qua biến động chưa từng có nhưng giá cổ phiếu vẫn tiếp tục tăng </w:t>
      </w:r>
      <w:r w:rsidRPr="00500DDF">
        <w:rPr>
          <w:rFonts w:ascii="Times New Roman" w:hAnsi="Times New Roman" w:cs="Times New Roman"/>
          <w:color w:val="EE0000"/>
        </w:rPr>
        <w:t>→</w:t>
      </w:r>
      <w:r w:rsidRPr="00500DDF">
        <w:rPr>
          <w:rFonts w:ascii="Roboto" w:hAnsi="Roboto" w:cs="Arial"/>
          <w:color w:val="EE0000"/>
        </w:rPr>
        <w:t xml:space="preserve"> Thị trường chưa xuất hiện dấu hiệu bán tháo mạnh.</w:t>
      </w:r>
    </w:p>
    <w:p w14:paraId="7E3A65D4" w14:textId="77777777" w:rsidR="00D2575B" w:rsidRPr="00500DDF" w:rsidRDefault="00CB66EC" w:rsidP="00CB66EC">
      <w:pPr>
        <w:pStyle w:val="ListParagraph"/>
        <w:ind w:left="1429"/>
        <w:rPr>
          <w:rFonts w:ascii="Roboto" w:hAnsi="Roboto" w:cs="Arial"/>
        </w:rPr>
      </w:pPr>
      <w:r w:rsidRPr="00500DDF">
        <w:rPr>
          <w:rFonts w:ascii="Times New Roman" w:hAnsi="Times New Roman" w:cs="Times New Roman"/>
          <w:color w:val="EE0000"/>
        </w:rPr>
        <w:t>→</w:t>
      </w:r>
      <w:r w:rsidRPr="00500DDF">
        <w:rPr>
          <w:rFonts w:ascii="Roboto" w:hAnsi="Roboto" w:cs="Arial"/>
          <w:color w:val="EE0000"/>
        </w:rPr>
        <w:t xml:space="preserve"> Xu h</w:t>
      </w:r>
      <w:r w:rsidRPr="00500DDF">
        <w:rPr>
          <w:rFonts w:ascii="Roboto" w:hAnsi="Roboto" w:cs="Roboto"/>
          <w:color w:val="EE0000"/>
        </w:rPr>
        <w:t>ư</w:t>
      </w:r>
      <w:r w:rsidRPr="00500DDF">
        <w:rPr>
          <w:rFonts w:ascii="Roboto" w:hAnsi="Roboto" w:cs="Arial"/>
          <w:color w:val="EE0000"/>
        </w:rPr>
        <w:t>ớng tăng trưởng bền vững phản ảnh sức mạnh thương hiệu và khả năng duy trì giá trị của Ferrari trên thị trường tài chính.</w:t>
      </w:r>
    </w:p>
    <w:p w14:paraId="21617818" w14:textId="77777777" w:rsidR="00F24500" w:rsidRPr="00500DDF" w:rsidRDefault="00F24500" w:rsidP="00F24500">
      <w:pPr>
        <w:pStyle w:val="ListParagraph"/>
        <w:numPr>
          <w:ilvl w:val="0"/>
          <w:numId w:val="6"/>
        </w:numPr>
        <w:rPr>
          <w:rFonts w:ascii="Roboto" w:hAnsi="Roboto" w:cs="Arial"/>
        </w:rPr>
      </w:pPr>
      <w:r w:rsidRPr="00500DDF">
        <w:rPr>
          <w:rFonts w:ascii="Roboto" w:hAnsi="Roboto" w:cs="Arial"/>
        </w:rPr>
        <w:t>Giai đoạn 2023-2025 có dấu hiệu tăng trưởng đột biến.</w:t>
      </w:r>
    </w:p>
    <w:p w14:paraId="3348F0C9" w14:textId="77777777" w:rsidR="00CB66EC" w:rsidRPr="00500DDF" w:rsidRDefault="00CB66EC" w:rsidP="00CB66EC">
      <w:pPr>
        <w:pStyle w:val="ListParagraph"/>
        <w:ind w:left="1429"/>
        <w:rPr>
          <w:rFonts w:ascii="Roboto" w:hAnsi="Roboto" w:cs="Arial"/>
          <w:color w:val="EE0000"/>
        </w:rPr>
      </w:pPr>
      <w:r w:rsidRPr="00500DDF">
        <w:rPr>
          <w:rFonts w:ascii="Roboto" w:hAnsi="Roboto" w:cs="Arial"/>
        </w:rPr>
        <w:t xml:space="preserve">Từ tháng 6/2023 cổ phiếu có dấu hiệu hồi phục song bên cạnh đó khối lượng giao dịch duy trì ở mức ổn định thấp hơn khi giai đoạn trước. </w:t>
      </w:r>
      <w:r w:rsidRPr="00500DDF">
        <w:rPr>
          <w:rFonts w:ascii="Times New Roman" w:hAnsi="Times New Roman" w:cs="Times New Roman"/>
          <w:color w:val="EE0000"/>
        </w:rPr>
        <w:t>→</w:t>
      </w:r>
      <w:r w:rsidRPr="00500DDF">
        <w:rPr>
          <w:rFonts w:ascii="Roboto" w:hAnsi="Roboto" w:cs="Arial"/>
          <w:color w:val="EE0000"/>
        </w:rPr>
        <w:t xml:space="preserve"> Volume kh</w:t>
      </w:r>
      <w:r w:rsidRPr="00500DDF">
        <w:rPr>
          <w:rFonts w:ascii="Roboto" w:hAnsi="Roboto" w:cs="Roboto"/>
          <w:color w:val="EE0000"/>
        </w:rPr>
        <w:t>ô</w:t>
      </w:r>
      <w:r w:rsidRPr="00500DDF">
        <w:rPr>
          <w:rFonts w:ascii="Roboto" w:hAnsi="Roboto" w:cs="Arial"/>
          <w:color w:val="EE0000"/>
        </w:rPr>
        <w:t>ng xuất hiện đột biến bán tháo trong giai đoạn điều chỉnh, cho thấy áp lực bán chưa quá cực đoan.</w:t>
      </w:r>
    </w:p>
    <w:p w14:paraId="104A0E1D" w14:textId="77777777" w:rsidR="00AF39A8" w:rsidRPr="00500DDF" w:rsidRDefault="00AF39A8" w:rsidP="00CB66EC">
      <w:pPr>
        <w:pStyle w:val="ListParagraph"/>
        <w:ind w:left="1429"/>
        <w:rPr>
          <w:rFonts w:ascii="Roboto" w:hAnsi="Roboto" w:cs="Arial"/>
          <w:color w:val="EE0000"/>
        </w:rPr>
      </w:pPr>
      <w:r w:rsidRPr="00500DDF">
        <w:rPr>
          <w:rFonts w:ascii="Roboto" w:hAnsi="Roboto" w:cs="Arial"/>
        </w:rPr>
        <w:t xml:space="preserve">Trong 2023-2025, xuất hiện nhiều giai đoạn tăng tốc rõ </w:t>
      </w:r>
      <w:r w:rsidRPr="00500DDF">
        <w:rPr>
          <w:rFonts w:ascii="Roboto" w:hAnsi="Roboto" w:cs="Arial"/>
          <w:color w:val="000000" w:themeColor="text1"/>
        </w:rPr>
        <w:t xml:space="preserve">rệt </w:t>
      </w:r>
      <w:r w:rsidRPr="00500DDF">
        <w:rPr>
          <w:rFonts w:ascii="Times New Roman" w:hAnsi="Times New Roman" w:cs="Times New Roman"/>
          <w:color w:val="000000" w:themeColor="text1"/>
        </w:rPr>
        <w:t>→</w:t>
      </w:r>
      <w:r w:rsidRPr="00500DDF">
        <w:rPr>
          <w:rFonts w:ascii="Roboto" w:hAnsi="Roboto" w:cs="Arial"/>
          <w:color w:val="000000" w:themeColor="text1"/>
        </w:rPr>
        <w:t xml:space="preserve"> Giai </w:t>
      </w:r>
      <w:r w:rsidRPr="00500DDF">
        <w:rPr>
          <w:rFonts w:ascii="Roboto" w:hAnsi="Roboto" w:cs="Roboto"/>
          <w:color w:val="000000" w:themeColor="text1"/>
        </w:rPr>
        <w:t>đ</w:t>
      </w:r>
      <w:r w:rsidRPr="00500DDF">
        <w:rPr>
          <w:rFonts w:ascii="Roboto" w:hAnsi="Roboto" w:cs="Arial"/>
          <w:color w:val="000000" w:themeColor="text1"/>
        </w:rPr>
        <w:t>oạn này phản ánh sự hưng phấn của thị trường và dòng tiền đổ vào cổ phiếu Ferrari</w:t>
      </w:r>
      <w:r w:rsidRPr="00500DDF">
        <w:rPr>
          <w:rFonts w:ascii="Roboto" w:hAnsi="Roboto" w:cs="Arial"/>
          <w:color w:val="EE0000"/>
        </w:rPr>
        <w:t xml:space="preserve"> </w:t>
      </w:r>
      <w:r w:rsidRPr="00500DDF">
        <w:rPr>
          <w:rFonts w:ascii="Times New Roman" w:hAnsi="Times New Roman" w:cs="Times New Roman"/>
          <w:color w:val="EE0000"/>
        </w:rPr>
        <w:t>→</w:t>
      </w:r>
      <w:r w:rsidRPr="00500DDF">
        <w:rPr>
          <w:rFonts w:ascii="Roboto" w:hAnsi="Roboto" w:cs="Arial"/>
          <w:color w:val="EE0000"/>
        </w:rPr>
        <w:t xml:space="preserve"> Gi</w:t>
      </w:r>
      <w:r w:rsidRPr="00500DDF">
        <w:rPr>
          <w:rFonts w:ascii="Roboto" w:hAnsi="Roboto" w:cs="Roboto"/>
          <w:color w:val="EE0000"/>
        </w:rPr>
        <w:t>á</w:t>
      </w:r>
      <w:r w:rsidRPr="00500DDF">
        <w:rPr>
          <w:rFonts w:ascii="Roboto" w:hAnsi="Roboto" w:cs="Arial"/>
          <w:color w:val="EE0000"/>
        </w:rPr>
        <w:t xml:space="preserve"> t</w:t>
      </w:r>
      <w:r w:rsidRPr="00500DDF">
        <w:rPr>
          <w:rFonts w:ascii="Roboto" w:hAnsi="Roboto" w:cs="Roboto"/>
          <w:color w:val="EE0000"/>
        </w:rPr>
        <w:t>ă</w:t>
      </w:r>
      <w:r w:rsidRPr="00500DDF">
        <w:rPr>
          <w:rFonts w:ascii="Roboto" w:hAnsi="Roboto" w:cs="Arial"/>
          <w:color w:val="EE0000"/>
        </w:rPr>
        <w:t>ng nhanh trong thời gian ngắn thường đi kèm với tâm lý bullish mạnh của nhà đầu tư.</w:t>
      </w:r>
    </w:p>
    <w:p w14:paraId="040C1FC4" w14:textId="77777777" w:rsidR="00AF39A8" w:rsidRPr="00500DDF" w:rsidRDefault="00AF39A8" w:rsidP="00CB66EC">
      <w:pPr>
        <w:pStyle w:val="ListParagraph"/>
        <w:ind w:left="1429"/>
        <w:rPr>
          <w:rFonts w:ascii="Roboto" w:hAnsi="Roboto" w:cs="Arial"/>
        </w:rPr>
      </w:pPr>
      <w:r w:rsidRPr="00500DDF">
        <w:rPr>
          <w:rFonts w:ascii="Times New Roman" w:hAnsi="Times New Roman" w:cs="Times New Roman"/>
          <w:color w:val="EE0000"/>
        </w:rPr>
        <w:t>→</w:t>
      </w:r>
      <w:r w:rsidRPr="00500DDF">
        <w:rPr>
          <w:rFonts w:ascii="Roboto" w:hAnsi="Roboto" w:cs="Arial"/>
          <w:color w:val="EE0000"/>
        </w:rPr>
        <w:t xml:space="preserve"> Tuy nhi</w:t>
      </w:r>
      <w:r w:rsidRPr="00500DDF">
        <w:rPr>
          <w:rFonts w:ascii="Roboto" w:hAnsi="Roboto" w:cs="Roboto"/>
          <w:color w:val="EE0000"/>
        </w:rPr>
        <w:t>ê</w:t>
      </w:r>
      <w:r w:rsidRPr="00500DDF">
        <w:rPr>
          <w:rFonts w:ascii="Roboto" w:hAnsi="Roboto" w:cs="Arial"/>
          <w:color w:val="EE0000"/>
        </w:rPr>
        <w:t xml:space="preserve">n, </w:t>
      </w:r>
      <w:r w:rsidRPr="00500DDF">
        <w:rPr>
          <w:rFonts w:ascii="Roboto" w:hAnsi="Roboto" w:cs="Roboto"/>
          <w:color w:val="EE0000"/>
        </w:rPr>
        <w:t>đ</w:t>
      </w:r>
      <w:r w:rsidRPr="00500DDF">
        <w:rPr>
          <w:rFonts w:ascii="Roboto" w:hAnsi="Roboto" w:cs="Arial"/>
          <w:color w:val="EE0000"/>
        </w:rPr>
        <w:t xml:space="preserve">i </w:t>
      </w:r>
      <w:r w:rsidRPr="00500DDF">
        <w:rPr>
          <w:rFonts w:ascii="Roboto" w:hAnsi="Roboto" w:cs="Roboto"/>
          <w:color w:val="EE0000"/>
        </w:rPr>
        <w:t>đô</w:t>
      </w:r>
      <w:r w:rsidRPr="00500DDF">
        <w:rPr>
          <w:rFonts w:ascii="Roboto" w:hAnsi="Roboto" w:cs="Arial"/>
          <w:color w:val="EE0000"/>
        </w:rPr>
        <w:t>i với điều đó, tốc độ tăng trưởng quá nhanh cũng là tín hiệu cho thấy rủi ro điều chỉnh có thể xảy ra trong tương lai.</w:t>
      </w:r>
    </w:p>
    <w:p w14:paraId="602B62A4" w14:textId="77777777" w:rsidR="00F24500" w:rsidRPr="00500DDF" w:rsidRDefault="00F24500" w:rsidP="00F24500">
      <w:pPr>
        <w:pStyle w:val="ListParagraph"/>
        <w:numPr>
          <w:ilvl w:val="0"/>
          <w:numId w:val="6"/>
        </w:numPr>
        <w:rPr>
          <w:rFonts w:ascii="Roboto" w:hAnsi="Roboto" w:cs="Arial"/>
        </w:rPr>
      </w:pPr>
      <w:r w:rsidRPr="00500DDF">
        <w:rPr>
          <w:rFonts w:ascii="Roboto" w:hAnsi="Roboto" w:cs="Arial"/>
        </w:rPr>
        <w:t>Xuất hiện dấu hiệu điều chỉnh vào cuối 2025.</w:t>
      </w:r>
    </w:p>
    <w:p w14:paraId="7B740F82" w14:textId="77777777" w:rsidR="00AF39A8" w:rsidRPr="00500DDF" w:rsidRDefault="00AF39A8" w:rsidP="00AF39A8">
      <w:pPr>
        <w:pStyle w:val="ListParagraph"/>
        <w:ind w:left="1429"/>
        <w:rPr>
          <w:rFonts w:ascii="Roboto" w:hAnsi="Roboto" w:cs="Arial"/>
          <w:color w:val="EE0000"/>
        </w:rPr>
      </w:pPr>
      <w:r w:rsidRPr="00500DDF">
        <w:rPr>
          <w:rFonts w:ascii="Roboto" w:hAnsi="Roboto" w:cs="Arial"/>
        </w:rPr>
        <w:t xml:space="preserve">Sau khi đạt đỉnh gần 500 USD, giá cổ phiếu giảm xuống ở mức 350 – 400 USD vào cuối năm 2025 và đầu năm 2026. </w:t>
      </w:r>
      <w:r w:rsidRPr="00500DDF">
        <w:rPr>
          <w:rFonts w:ascii="Times New Roman" w:hAnsi="Times New Roman" w:cs="Times New Roman"/>
          <w:color w:val="EE0000"/>
        </w:rPr>
        <w:t>→</w:t>
      </w:r>
      <w:r w:rsidRPr="00500DDF">
        <w:rPr>
          <w:rFonts w:ascii="Roboto" w:hAnsi="Roboto" w:cs="Arial"/>
          <w:color w:val="EE0000"/>
        </w:rPr>
        <w:t xml:space="preserve"> L</w:t>
      </w:r>
      <w:r w:rsidRPr="00500DDF">
        <w:rPr>
          <w:rFonts w:ascii="Roboto" w:hAnsi="Roboto" w:cs="Roboto"/>
          <w:color w:val="EE0000"/>
        </w:rPr>
        <w:t>à</w:t>
      </w:r>
      <w:r w:rsidRPr="00500DDF">
        <w:rPr>
          <w:rFonts w:ascii="Roboto" w:hAnsi="Roboto" w:cs="Arial"/>
          <w:color w:val="EE0000"/>
        </w:rPr>
        <w:t xml:space="preserve"> dấu hiệu cho thấy thị trường đang bước vào giai đoạn ‘correction’ sau thời gian dài tăng trưởng mạnh </w:t>
      </w:r>
      <w:r w:rsidRPr="00500DDF">
        <w:rPr>
          <w:rFonts w:ascii="Times New Roman" w:hAnsi="Times New Roman" w:cs="Times New Roman"/>
          <w:color w:val="EE0000"/>
        </w:rPr>
        <w:t>→</w:t>
      </w:r>
      <w:r w:rsidRPr="00500DDF">
        <w:rPr>
          <w:rFonts w:ascii="Roboto" w:hAnsi="Roboto" w:cs="Arial"/>
          <w:color w:val="EE0000"/>
        </w:rPr>
        <w:t xml:space="preserve"> </w:t>
      </w:r>
      <w:r w:rsidRPr="00500DDF">
        <w:rPr>
          <w:rFonts w:ascii="Roboto" w:hAnsi="Roboto" w:cs="Roboto"/>
          <w:color w:val="EE0000"/>
        </w:rPr>
        <w:t>Đâ</w:t>
      </w:r>
      <w:r w:rsidRPr="00500DDF">
        <w:rPr>
          <w:rFonts w:ascii="Roboto" w:hAnsi="Roboto" w:cs="Arial"/>
          <w:color w:val="EE0000"/>
        </w:rPr>
        <w:t>y l</w:t>
      </w:r>
      <w:r w:rsidRPr="00500DDF">
        <w:rPr>
          <w:rFonts w:ascii="Roboto" w:hAnsi="Roboto" w:cs="Roboto"/>
          <w:color w:val="EE0000"/>
        </w:rPr>
        <w:t>à</w:t>
      </w:r>
      <w:r w:rsidRPr="00500DDF">
        <w:rPr>
          <w:rFonts w:ascii="Roboto" w:hAnsi="Roboto" w:cs="Arial"/>
          <w:color w:val="EE0000"/>
        </w:rPr>
        <w:t xml:space="preserve"> </w:t>
      </w:r>
      <w:r w:rsidRPr="00500DDF">
        <w:rPr>
          <w:rFonts w:ascii="Roboto" w:hAnsi="Roboto" w:cs="Roboto"/>
          <w:color w:val="EE0000"/>
        </w:rPr>
        <w:t>đ</w:t>
      </w:r>
      <w:r w:rsidRPr="00500DDF">
        <w:rPr>
          <w:rFonts w:ascii="Roboto" w:hAnsi="Roboto" w:cs="Arial"/>
          <w:color w:val="EE0000"/>
        </w:rPr>
        <w:t>iểm chốt lời của nhà đầu tư khi giá tăng cao lịch sử.</w:t>
      </w:r>
    </w:p>
    <w:p w14:paraId="2E83D794" w14:textId="77777777" w:rsidR="003B03D1" w:rsidRPr="00500DDF" w:rsidRDefault="003B03D1" w:rsidP="00AF39A8">
      <w:pPr>
        <w:pStyle w:val="ListParagraph"/>
        <w:ind w:left="1429"/>
        <w:rPr>
          <w:rFonts w:ascii="Roboto" w:hAnsi="Roboto" w:cs="Arial"/>
        </w:rPr>
      </w:pPr>
      <w:r w:rsidRPr="00500DDF">
        <w:rPr>
          <w:rFonts w:ascii="Times New Roman" w:hAnsi="Times New Roman" w:cs="Times New Roman"/>
          <w:color w:val="EE0000"/>
        </w:rPr>
        <w:t>→</w:t>
      </w:r>
      <w:r w:rsidRPr="00500DDF">
        <w:rPr>
          <w:rFonts w:ascii="Roboto" w:hAnsi="Roboto" w:cs="Arial"/>
          <w:color w:val="EE0000"/>
        </w:rPr>
        <w:t xml:space="preserve"> Mặc dù xu hướng dài hạn vẫn tích cực, nhưng động lực tăng trưởng giảm đi đáng kể. Đây là quãng nghỉ để các nhà đầu tư lựa chọn nên tiếp tục đầu tư trong tương lai hay xoay sang các cổ phiếu khác tiềm năng hơn.</w:t>
      </w:r>
    </w:p>
    <w:p w14:paraId="12F20B3B" w14:textId="77777777" w:rsidR="003B03D1" w:rsidRPr="00500DDF" w:rsidRDefault="003B03D1" w:rsidP="00F24500">
      <w:pPr>
        <w:pStyle w:val="ListParagraph"/>
        <w:numPr>
          <w:ilvl w:val="0"/>
          <w:numId w:val="6"/>
        </w:numPr>
        <w:rPr>
          <w:rFonts w:ascii="Roboto" w:hAnsi="Roboto" w:cs="Arial"/>
        </w:rPr>
      </w:pPr>
      <w:r w:rsidRPr="00500DDF">
        <w:rPr>
          <w:rFonts w:ascii="Roboto" w:hAnsi="Roboto" w:cs="Arial"/>
        </w:rPr>
        <w:t>Đường Moving Average cho thấy tín hiệu suy yếu ngắn hạn nhưng xu hướng dài hạn vẫn tích cực.</w:t>
      </w:r>
    </w:p>
    <w:p w14:paraId="6AA58E54" w14:textId="77777777" w:rsidR="003B03D1" w:rsidRPr="00500DDF" w:rsidRDefault="003B03D1" w:rsidP="003B03D1">
      <w:pPr>
        <w:pStyle w:val="ListParagraph"/>
        <w:ind w:left="1429"/>
        <w:rPr>
          <w:rFonts w:ascii="Roboto" w:hAnsi="Roboto" w:cs="Arial"/>
        </w:rPr>
      </w:pPr>
      <w:r w:rsidRPr="00500DDF">
        <w:rPr>
          <w:rFonts w:ascii="Roboto" w:hAnsi="Roboto" w:cs="Arial"/>
        </w:rPr>
        <w:t xml:space="preserve">Trong giai đoạn cuối năm 2025, giá cổ phiếu nằm dưới xu hướng ngắn hạn (MA30) và xu hướng dài hạn (MA256) vẫn ổn định </w:t>
      </w:r>
      <w:r w:rsidRPr="00500DDF">
        <w:rPr>
          <w:rFonts w:ascii="Times New Roman" w:hAnsi="Times New Roman" w:cs="Times New Roman"/>
          <w:color w:val="EE0000"/>
        </w:rPr>
        <w:t>→</w:t>
      </w:r>
      <w:r w:rsidRPr="00500DDF">
        <w:rPr>
          <w:rFonts w:ascii="Roboto" w:hAnsi="Roboto" w:cs="Arial"/>
          <w:color w:val="EE0000"/>
        </w:rPr>
        <w:t xml:space="preserve"> Phản ảnh động lực tăng trưởng ngắn hạn đang yếu dần, song xu hướng dài hạn vẫn đi lên cho thấy xu hướng tăng dài hạn chưa bị phá vỡ hoàn toàn.</w:t>
      </w:r>
    </w:p>
    <w:p w14:paraId="6C5219AF" w14:textId="77777777" w:rsidR="00BB4975" w:rsidRPr="00500DDF" w:rsidRDefault="00BB4019" w:rsidP="00BB4019">
      <w:pPr>
        <w:pStyle w:val="ListParagraph"/>
        <w:numPr>
          <w:ilvl w:val="0"/>
          <w:numId w:val="6"/>
        </w:numPr>
        <w:rPr>
          <w:rFonts w:ascii="Roboto" w:hAnsi="Roboto" w:cs="Arial"/>
        </w:rPr>
      </w:pPr>
      <w:r w:rsidRPr="00500DDF">
        <w:rPr>
          <w:rFonts w:ascii="Roboto" w:hAnsi="Roboto" w:cs="Arial"/>
        </w:rPr>
        <w:t>Dữ liệu cho thấy giá cổ phiếu Ferrari có ACF giảm chậm cho thấy chuỗi có xu hướng non-stationary và phụ thuộc mạnh vào giá trị quá khứ.</w:t>
      </w:r>
    </w:p>
    <w:p w14:paraId="24B0415E" w14:textId="77777777" w:rsidR="00BB4019" w:rsidRPr="00500DDF" w:rsidRDefault="00BB4019" w:rsidP="00BB4975">
      <w:pPr>
        <w:pStyle w:val="ListParagraph"/>
        <w:ind w:left="1429"/>
        <w:rPr>
          <w:rFonts w:ascii="Roboto" w:hAnsi="Roboto" w:cs="Arial"/>
        </w:rPr>
      </w:pPr>
      <w:r w:rsidRPr="00500DDF">
        <w:rPr>
          <w:rFonts w:ascii="Roboto" w:hAnsi="Roboto" w:cs="Arial"/>
        </w:rPr>
        <w:t>Biểu đồ ACF cho thấy hệ số tự tương quan (Autocorrelation) duy trì ở mức rất cao qua nhiều độ trễ (lag), đồng thời giảm rất chậm theo thời gian.</w:t>
      </w:r>
    </w:p>
    <w:p w14:paraId="18C8711E" w14:textId="77777777" w:rsidR="00BB4019" w:rsidRPr="00500DDF" w:rsidRDefault="00BB4019" w:rsidP="00BB4019">
      <w:pPr>
        <w:pStyle w:val="ListParagraph"/>
        <w:ind w:left="1429"/>
        <w:rPr>
          <w:rFonts w:ascii="Roboto" w:hAnsi="Roboto" w:cs="Arial"/>
          <w:color w:val="EE0000"/>
        </w:rPr>
      </w:pPr>
      <w:r w:rsidRPr="00500DDF">
        <w:rPr>
          <w:rFonts w:ascii="Times New Roman" w:hAnsi="Times New Roman" w:cs="Times New Roman"/>
          <w:color w:val="EE0000"/>
        </w:rPr>
        <w:t>→</w:t>
      </w:r>
      <w:r w:rsidRPr="00500DDF">
        <w:rPr>
          <w:rFonts w:ascii="Roboto" w:hAnsi="Roboto" w:cs="Arial"/>
          <w:color w:val="EE0000"/>
        </w:rPr>
        <w:t xml:space="preserve"> Gi</w:t>
      </w:r>
      <w:r w:rsidRPr="00500DDF">
        <w:rPr>
          <w:rFonts w:ascii="Roboto" w:hAnsi="Roboto" w:cs="Roboto"/>
          <w:color w:val="EE0000"/>
        </w:rPr>
        <w:t>á</w:t>
      </w:r>
      <w:r w:rsidRPr="00500DDF">
        <w:rPr>
          <w:rFonts w:ascii="Roboto" w:hAnsi="Roboto" w:cs="Arial"/>
          <w:color w:val="EE0000"/>
        </w:rPr>
        <w:t xml:space="preserve"> cổ phiếu phụ thuộc mạnh vào giá trong quá khứ, chuỗi dữ liệu mang tính non-stationary với xu hướng dài hạn rõ ràng.</w:t>
      </w:r>
    </w:p>
    <w:p w14:paraId="5CA847B1" w14:textId="77777777" w:rsidR="00BB4019" w:rsidRPr="00500DDF" w:rsidRDefault="00BB4019" w:rsidP="00BB4019">
      <w:pPr>
        <w:pStyle w:val="ListParagraph"/>
        <w:ind w:left="1429"/>
        <w:rPr>
          <w:rFonts w:ascii="Roboto" w:hAnsi="Roboto" w:cs="Arial"/>
        </w:rPr>
      </w:pPr>
      <w:r w:rsidRPr="00500DDF">
        <w:rPr>
          <w:rFonts w:ascii="Times New Roman" w:hAnsi="Times New Roman" w:cs="Times New Roman"/>
          <w:color w:val="EE0000"/>
        </w:rPr>
        <w:t>→</w:t>
      </w:r>
      <w:r w:rsidRPr="00500DDF">
        <w:rPr>
          <w:rFonts w:ascii="Roboto" w:hAnsi="Roboto" w:cs="Arial"/>
          <w:color w:val="EE0000"/>
        </w:rPr>
        <w:t xml:space="preserve"> </w:t>
      </w:r>
      <w:r w:rsidRPr="00500DDF">
        <w:rPr>
          <w:rFonts w:ascii="Roboto" w:hAnsi="Roboto" w:cs="Roboto"/>
          <w:color w:val="EE0000"/>
        </w:rPr>
        <w:t>Đ</w:t>
      </w:r>
      <w:r w:rsidRPr="00500DDF">
        <w:rPr>
          <w:rFonts w:ascii="Roboto" w:hAnsi="Roboto" w:cs="Arial"/>
          <w:color w:val="EE0000"/>
        </w:rPr>
        <w:t>iều này cho thấy dữ liệu có “memory effect”, nghĩa là nếu giá tăng mạnh trong hiện tại thì khả năng cao xu hướng đó sẽ tiếp tục trong ngắn hạn.</w:t>
      </w:r>
    </w:p>
    <w:p w14:paraId="3ED32931" w14:textId="77777777" w:rsidR="00F24500" w:rsidRPr="00500DDF" w:rsidRDefault="00F24500" w:rsidP="00F24500">
      <w:pPr>
        <w:pStyle w:val="ListParagraph"/>
        <w:numPr>
          <w:ilvl w:val="0"/>
          <w:numId w:val="6"/>
        </w:numPr>
        <w:rPr>
          <w:rFonts w:ascii="Roboto" w:hAnsi="Roboto" w:cs="Arial"/>
        </w:rPr>
      </w:pPr>
      <w:r w:rsidRPr="00500DDF">
        <w:rPr>
          <w:rFonts w:ascii="Roboto" w:hAnsi="Roboto" w:cs="Arial"/>
        </w:rPr>
        <w:lastRenderedPageBreak/>
        <w:t>Dữ liệu có tính non-stationary cao.</w:t>
      </w:r>
    </w:p>
    <w:p w14:paraId="45E0191D" w14:textId="77777777" w:rsidR="006D18D0" w:rsidRPr="00500DDF" w:rsidRDefault="006D18D0" w:rsidP="00BB4019">
      <w:pPr>
        <w:pStyle w:val="ListParagraph"/>
        <w:ind w:left="1429"/>
        <w:rPr>
          <w:rFonts w:ascii="Roboto" w:hAnsi="Roboto" w:cs="Arial"/>
        </w:rPr>
      </w:pPr>
      <w:r w:rsidRPr="00500DDF">
        <w:rPr>
          <w:rFonts w:ascii="Roboto" w:hAnsi="Roboto" w:cs="Arial"/>
        </w:rPr>
        <w:t>Kiểm định ADF (Augmented Dickey-Fuller) trên chuỗi gốc cho p-value &gt;&gt; 0.05, không thể bác bỏ H</w:t>
      </w:r>
      <w:r w:rsidRPr="00500DDF">
        <w:rPr>
          <w:rFonts w:ascii="Roboto" w:hAnsi="Roboto" w:cs="Cambria Math"/>
        </w:rPr>
        <w:t>₀</w:t>
      </w:r>
      <w:r w:rsidRPr="00500DDF">
        <w:rPr>
          <w:rFonts w:ascii="Roboto" w:hAnsi="Roboto" w:cs="Arial"/>
        </w:rPr>
        <w:t xml:space="preserve"> (có unit root) — xác nhận chuỗi non-stationary. Sau khi lấy sai phân bậc 1, p-value ADF giảm xuống &lt; 0.01, chuỗi trở thành stationary.</w:t>
      </w:r>
    </w:p>
    <w:p w14:paraId="41303EFC" w14:textId="77777777" w:rsidR="006D18D0" w:rsidRPr="00500DDF" w:rsidRDefault="006D18D0" w:rsidP="00BB4019">
      <w:pPr>
        <w:pStyle w:val="ListParagraph"/>
        <w:ind w:left="1429"/>
        <w:rPr>
          <w:rFonts w:ascii="Roboto" w:hAnsi="Roboto" w:cs="Arial"/>
          <w:color w:val="EE0000"/>
        </w:rPr>
      </w:pPr>
      <w:r w:rsidRPr="00500DDF">
        <w:rPr>
          <w:rFonts w:ascii="Times New Roman" w:hAnsi="Times New Roman" w:cs="Times New Roman"/>
          <w:color w:val="EE0000"/>
        </w:rPr>
        <w:t>→</w:t>
      </w:r>
      <w:r w:rsidRPr="00500DDF">
        <w:rPr>
          <w:rFonts w:ascii="Roboto" w:hAnsi="Roboto" w:cs="Arial"/>
          <w:color w:val="EE0000"/>
        </w:rPr>
        <w:t xml:space="preserve"> Kết quả này nhất quán với quan sát trực quan từ Rolling Mean/Std: RACE là chuỗi I(1), cần differencing bậc 1 (d=1) trong ARIMA để loại bỏ unit root trước khi mô hình hóa phần còn lại.</w:t>
      </w:r>
    </w:p>
    <w:p w14:paraId="72ED0E07" w14:textId="77777777" w:rsidR="006D18D0" w:rsidRPr="00500DDF" w:rsidRDefault="006D18D0" w:rsidP="00BB4019">
      <w:pPr>
        <w:pStyle w:val="ListParagraph"/>
        <w:ind w:left="1429"/>
        <w:rPr>
          <w:rFonts w:ascii="Roboto" w:hAnsi="Roboto" w:cs="Arial"/>
        </w:rPr>
      </w:pPr>
      <w:r w:rsidRPr="00500DDF">
        <w:rPr>
          <w:rFonts w:ascii="Roboto" w:hAnsi="Roboto" w:cs="Arial"/>
        </w:rPr>
        <w:t>Điều này cũng có nghĩa giá cổ phiếu hôm nay về cơ bản bằng giá hôm qua cộng một thành phần ngẫu nhiên nhỏ — đặc điểm Random Walk phổ biến trên thị trường tài chính hiệu quả (Efficient Market Hypothesis).</w:t>
      </w:r>
    </w:p>
    <w:p w14:paraId="0B402380" w14:textId="77777777" w:rsidR="009711A4" w:rsidRPr="00500DDF" w:rsidRDefault="009711A4" w:rsidP="0029101F">
      <w:pPr>
        <w:pStyle w:val="ListParagraph"/>
        <w:numPr>
          <w:ilvl w:val="0"/>
          <w:numId w:val="2"/>
        </w:numPr>
        <w:ind w:left="709" w:hanging="567"/>
        <w:rPr>
          <w:rFonts w:ascii="Roboto" w:hAnsi="Roboto" w:cs="Arial"/>
        </w:rPr>
      </w:pPr>
      <w:r w:rsidRPr="00500DDF">
        <w:rPr>
          <w:rFonts w:ascii="Roboto" w:hAnsi="Roboto" w:cs="Arial"/>
        </w:rPr>
        <w:t>Hạn chế và Hướng phát triển.</w:t>
      </w:r>
    </w:p>
    <w:p w14:paraId="369E89D7" w14:textId="77777777" w:rsidR="00BB4019" w:rsidRPr="00500DDF" w:rsidRDefault="00A8769C" w:rsidP="00A8769C">
      <w:pPr>
        <w:pStyle w:val="ListParagraph"/>
        <w:numPr>
          <w:ilvl w:val="0"/>
          <w:numId w:val="7"/>
        </w:numPr>
        <w:rPr>
          <w:rFonts w:ascii="Roboto" w:hAnsi="Roboto" w:cs="Arial"/>
        </w:rPr>
      </w:pPr>
      <w:r w:rsidRPr="00500DDF">
        <w:rPr>
          <w:rFonts w:ascii="Roboto" w:hAnsi="Roboto" w:cs="Arial"/>
        </w:rPr>
        <w:t>Hạn chế.</w:t>
      </w:r>
    </w:p>
    <w:p w14:paraId="7B1ADA9D" w14:textId="77777777" w:rsidR="00A8769C" w:rsidRPr="00500DDF" w:rsidRDefault="00E170E8" w:rsidP="00E170E8">
      <w:pPr>
        <w:pStyle w:val="ListParagraph"/>
        <w:numPr>
          <w:ilvl w:val="0"/>
          <w:numId w:val="5"/>
        </w:numPr>
        <w:rPr>
          <w:rFonts w:ascii="Roboto" w:hAnsi="Roboto" w:cs="Arial"/>
        </w:rPr>
      </w:pPr>
      <w:r w:rsidRPr="00500DDF">
        <w:rPr>
          <w:rFonts w:ascii="Roboto" w:hAnsi="Roboto" w:cs="Arial"/>
        </w:rPr>
        <w:t>Giá cổ phiếu chịu ảnh hưởng mạnh từ: tâm lý thị trường, khủng hoảng kinh tế (VD: CoVID-19,..), chính sách tài chính và các sự kiện bất ngờ.</w:t>
      </w:r>
    </w:p>
    <w:p w14:paraId="5041AD40" w14:textId="77777777" w:rsidR="00E170E8" w:rsidRPr="00500DDF" w:rsidRDefault="00E170E8" w:rsidP="00E170E8">
      <w:pPr>
        <w:pStyle w:val="ListParagraph"/>
        <w:numPr>
          <w:ilvl w:val="0"/>
          <w:numId w:val="5"/>
        </w:numPr>
        <w:rPr>
          <w:rFonts w:ascii="Roboto" w:hAnsi="Roboto" w:cs="Arial"/>
        </w:rPr>
      </w:pPr>
      <w:r w:rsidRPr="00500DDF">
        <w:rPr>
          <w:rFonts w:ascii="Roboto" w:hAnsi="Roboto" w:cs="Arial"/>
        </w:rPr>
        <w:t>Biểu đồ ACF cho thấy chuỗi dữ liệu có xu hướng dài hạn rõ rệt nhưng autocorrelation cao và biến động theo thời gian.</w:t>
      </w:r>
    </w:p>
    <w:p w14:paraId="02A03F9A" w14:textId="77777777" w:rsidR="00E170E8" w:rsidRPr="00500DDF" w:rsidRDefault="00E170E8" w:rsidP="00E170E8">
      <w:pPr>
        <w:pStyle w:val="ListParagraph"/>
        <w:numPr>
          <w:ilvl w:val="0"/>
          <w:numId w:val="5"/>
        </w:numPr>
        <w:rPr>
          <w:rFonts w:ascii="Roboto" w:hAnsi="Roboto" w:cs="Arial"/>
        </w:rPr>
      </w:pPr>
      <w:r w:rsidRPr="00500DDF">
        <w:rPr>
          <w:rFonts w:ascii="Roboto" w:hAnsi="Roboto" w:cs="Arial"/>
        </w:rPr>
        <w:t xml:space="preserve">Ban đầu chỉ tập trung vào ARIMA chưa thử nghiệm các mô hình khác để đánh giá độ phù hợp với bộ dữ liệu. </w:t>
      </w:r>
    </w:p>
    <w:p w14:paraId="2808CB3E" w14:textId="77777777" w:rsidR="00E170E8" w:rsidRPr="00500DDF" w:rsidRDefault="00E170E8" w:rsidP="00E170E8">
      <w:pPr>
        <w:pStyle w:val="ListParagraph"/>
        <w:numPr>
          <w:ilvl w:val="0"/>
          <w:numId w:val="5"/>
        </w:numPr>
        <w:rPr>
          <w:rFonts w:ascii="Roboto" w:hAnsi="Roboto" w:cs="Arial"/>
        </w:rPr>
      </w:pPr>
      <w:r w:rsidRPr="00500DDF">
        <w:rPr>
          <w:rFonts w:ascii="Roboto" w:hAnsi="Roboto" w:cs="Arial"/>
        </w:rPr>
        <w:t>Mô hình ARIMA/SARIMA không nắm bắt được tính phi tuyến (non-linearity) và volatility clustering — đặc trưng phổ biến của dữ liệu tài chính — mà các mô hình như GARCH hoặc deep learning xử lý tốt hơn.</w:t>
      </w:r>
    </w:p>
    <w:p w14:paraId="7469E0AA" w14:textId="77777777" w:rsidR="001542B7" w:rsidRPr="00500DDF" w:rsidRDefault="001542B7" w:rsidP="001542B7">
      <w:pPr>
        <w:pStyle w:val="ListParagraph"/>
        <w:numPr>
          <w:ilvl w:val="0"/>
          <w:numId w:val="7"/>
        </w:numPr>
        <w:rPr>
          <w:rFonts w:ascii="Roboto" w:hAnsi="Roboto" w:cs="Arial"/>
        </w:rPr>
      </w:pPr>
      <w:r w:rsidRPr="00500DDF">
        <w:rPr>
          <w:rFonts w:ascii="Roboto" w:hAnsi="Roboto" w:cs="Arial"/>
        </w:rPr>
        <w:t>Phương án giải quyết.</w:t>
      </w:r>
    </w:p>
    <w:p w14:paraId="1CDCBD1D" w14:textId="77777777" w:rsidR="001542B7" w:rsidRPr="00500DDF" w:rsidRDefault="001542B7" w:rsidP="001542B7">
      <w:pPr>
        <w:pStyle w:val="ListParagraph"/>
        <w:numPr>
          <w:ilvl w:val="0"/>
          <w:numId w:val="5"/>
        </w:numPr>
        <w:rPr>
          <w:rFonts w:ascii="Roboto" w:hAnsi="Roboto" w:cs="Arial"/>
        </w:rPr>
      </w:pPr>
      <w:r w:rsidRPr="00500DDF">
        <w:rPr>
          <w:rFonts w:ascii="Roboto" w:hAnsi="Roboto" w:cs="Arial"/>
        </w:rPr>
        <w:t>Dựa vào volatility, autocorrelation và volume behavior, cổ phiếu RACE là cổ phiếu tăng trưởng có độ ổn định dài hạn tương đối cao, tuy đã hạ nhiệt nhưng vẫn rất phù hợp với chiến lược nắm giữ dài hạn hơn là chiến lược đầu cơ ngắn hạn.</w:t>
      </w:r>
    </w:p>
    <w:p w14:paraId="5B4FD5FA" w14:textId="77777777" w:rsidR="00120D33" w:rsidRPr="00500DDF" w:rsidRDefault="000F0FCA" w:rsidP="00120D33">
      <w:pPr>
        <w:pStyle w:val="ListParagraph"/>
        <w:numPr>
          <w:ilvl w:val="0"/>
          <w:numId w:val="5"/>
        </w:numPr>
        <w:rPr>
          <w:rFonts w:ascii="Roboto" w:hAnsi="Roboto" w:cs="Arial"/>
        </w:rPr>
      </w:pPr>
      <w:r w:rsidRPr="00500DDF">
        <w:rPr>
          <w:rFonts w:ascii="Roboto" w:hAnsi="Roboto" w:cs="Arial"/>
        </w:rPr>
        <w:t>Dựa trên bộ dữ liệu đã có, Forecast từ ARIMA cho thấy xu hướng điều chỉnh ngắn hạn có khả năng tiếp diễn. Dự báo cho thấy thị trường đang bước vào giai đoạn điều chỉnh sau chu kỳ tăng trưởng mạnh.</w:t>
      </w:r>
    </w:p>
    <w:p w14:paraId="20D0CCDC" w14:textId="77777777" w:rsidR="00120D33" w:rsidRPr="00500DDF" w:rsidRDefault="00120D33" w:rsidP="00120D33">
      <w:pPr>
        <w:pStyle w:val="ListParagraph"/>
        <w:ind w:left="1069"/>
        <w:rPr>
          <w:rFonts w:ascii="Roboto" w:hAnsi="Roboto" w:cs="Arial"/>
        </w:rPr>
      </w:pPr>
    </w:p>
    <w:p w14:paraId="054FE320" w14:textId="77777777" w:rsidR="00A8769C" w:rsidRPr="00500DDF" w:rsidRDefault="00A8769C" w:rsidP="00A8769C">
      <w:pPr>
        <w:pStyle w:val="ListParagraph"/>
        <w:numPr>
          <w:ilvl w:val="0"/>
          <w:numId w:val="7"/>
        </w:numPr>
        <w:rPr>
          <w:rFonts w:ascii="Roboto" w:hAnsi="Roboto" w:cs="Arial"/>
        </w:rPr>
      </w:pPr>
      <w:r w:rsidRPr="00500DDF">
        <w:rPr>
          <w:rFonts w:ascii="Roboto" w:hAnsi="Roboto" w:cs="Arial"/>
        </w:rPr>
        <w:t>Hướng phát triển.</w:t>
      </w:r>
    </w:p>
    <w:p w14:paraId="64C8F5E0" w14:textId="77777777" w:rsidR="00E170E8" w:rsidRPr="00500DDF" w:rsidRDefault="00E170E8" w:rsidP="00E170E8">
      <w:pPr>
        <w:pStyle w:val="ListParagraph"/>
        <w:numPr>
          <w:ilvl w:val="0"/>
          <w:numId w:val="5"/>
        </w:numPr>
        <w:rPr>
          <w:rFonts w:ascii="Roboto" w:hAnsi="Roboto" w:cs="Arial"/>
        </w:rPr>
      </w:pPr>
      <w:r w:rsidRPr="00500DDF">
        <w:rPr>
          <w:rFonts w:ascii="Roboto" w:hAnsi="Roboto" w:cs="Arial"/>
        </w:rPr>
        <w:t>Triển khai thêm LSTM, Prophet và XGBoost,…. để đánh giá độ tương thích với bộ dữ liệu.</w:t>
      </w:r>
    </w:p>
    <w:p w14:paraId="0C8D7582" w14:textId="77777777" w:rsidR="00E170E8" w:rsidRPr="00500DDF" w:rsidRDefault="00E170E8" w:rsidP="00E170E8">
      <w:pPr>
        <w:pStyle w:val="ListParagraph"/>
        <w:numPr>
          <w:ilvl w:val="0"/>
          <w:numId w:val="5"/>
        </w:numPr>
        <w:rPr>
          <w:rFonts w:ascii="Roboto" w:hAnsi="Roboto" w:cs="Arial"/>
        </w:rPr>
      </w:pPr>
      <w:r w:rsidRPr="00500DDF">
        <w:rPr>
          <w:rFonts w:ascii="Roboto" w:hAnsi="Roboto" w:cs="Arial"/>
        </w:rPr>
        <w:t>Áp dụng GARCH (Generalized Autoregressive Conditional Heteroskedasticity) để mô hình hóa volatility clustering — hiện tượng quan sát rõ ràng trong giai đoạn COVID-19 và 2023–2025.</w:t>
      </w:r>
    </w:p>
    <w:p w14:paraId="29E1BB9E" w14:textId="77777777" w:rsidR="00E170E8" w:rsidRPr="00500DDF" w:rsidRDefault="00E170E8" w:rsidP="00E170E8">
      <w:pPr>
        <w:pStyle w:val="ListParagraph"/>
        <w:numPr>
          <w:ilvl w:val="0"/>
          <w:numId w:val="5"/>
        </w:numPr>
        <w:rPr>
          <w:rFonts w:ascii="Roboto" w:hAnsi="Roboto" w:cs="Arial"/>
        </w:rPr>
      </w:pPr>
      <w:r w:rsidRPr="00500DDF">
        <w:rPr>
          <w:rFonts w:ascii="Roboto" w:hAnsi="Roboto" w:cs="Arial"/>
        </w:rPr>
        <w:lastRenderedPageBreak/>
        <w:t>Thực hiện walk-forward cross-validation thay cho simple train/test split để đánh giá hiệu suất mô hình một cách đáng tin cậy hơn trên dữ liệu chuỗi thời gian.</w:t>
      </w:r>
    </w:p>
    <w:sectPr w:rsidR="00E170E8" w:rsidRPr="00500D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379"/>
    <w:multiLevelType w:val="hybridMultilevel"/>
    <w:tmpl w:val="B8D6579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186B7DC1"/>
    <w:multiLevelType w:val="hybridMultilevel"/>
    <w:tmpl w:val="EB7C98C4"/>
    <w:lvl w:ilvl="0" w:tplc="532AD7C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316F1CD7"/>
    <w:multiLevelType w:val="hybridMultilevel"/>
    <w:tmpl w:val="FF20F4AC"/>
    <w:lvl w:ilvl="0" w:tplc="7614799E">
      <w:numFmt w:val="bullet"/>
      <w:lvlText w:val="-"/>
      <w:lvlJc w:val="left"/>
      <w:pPr>
        <w:ind w:left="1069" w:hanging="360"/>
      </w:pPr>
      <w:rPr>
        <w:rFonts w:ascii="Cambria" w:eastAsiaTheme="minorHAnsi" w:hAnsi="Cambria" w:cs="Aria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396A5FA0"/>
    <w:multiLevelType w:val="hybridMultilevel"/>
    <w:tmpl w:val="79841D48"/>
    <w:lvl w:ilvl="0" w:tplc="5070698C">
      <w:start w:val="1"/>
      <w:numFmt w:val="upperRoman"/>
      <w:lvlText w:val="%1."/>
      <w:lvlJc w:val="left"/>
      <w:pPr>
        <w:ind w:left="1080" w:hanging="72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0C6AD7"/>
    <w:multiLevelType w:val="hybridMultilevel"/>
    <w:tmpl w:val="5AD631CA"/>
    <w:lvl w:ilvl="0" w:tplc="186C4E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5A6FE0"/>
    <w:multiLevelType w:val="hybridMultilevel"/>
    <w:tmpl w:val="1160DEB6"/>
    <w:lvl w:ilvl="0" w:tplc="B59E0F8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73165480"/>
    <w:multiLevelType w:val="hybridMultilevel"/>
    <w:tmpl w:val="D67A7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283082"/>
    <w:multiLevelType w:val="hybridMultilevel"/>
    <w:tmpl w:val="2714B01E"/>
    <w:lvl w:ilvl="0" w:tplc="63BCBD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290325991">
    <w:abstractNumId w:val="3"/>
  </w:num>
  <w:num w:numId="2" w16cid:durableId="540675439">
    <w:abstractNumId w:val="4"/>
  </w:num>
  <w:num w:numId="3" w16cid:durableId="1333532207">
    <w:abstractNumId w:val="7"/>
  </w:num>
  <w:num w:numId="4" w16cid:durableId="1170026808">
    <w:abstractNumId w:val="6"/>
  </w:num>
  <w:num w:numId="5" w16cid:durableId="2072458838">
    <w:abstractNumId w:val="2"/>
  </w:num>
  <w:num w:numId="6" w16cid:durableId="1353412862">
    <w:abstractNumId w:val="0"/>
  </w:num>
  <w:num w:numId="7" w16cid:durableId="1572160670">
    <w:abstractNumId w:val="1"/>
  </w:num>
  <w:num w:numId="8" w16cid:durableId="9293930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01F"/>
    <w:rsid w:val="000525F1"/>
    <w:rsid w:val="00054DE6"/>
    <w:rsid w:val="000F0FCA"/>
    <w:rsid w:val="00120D33"/>
    <w:rsid w:val="001445D6"/>
    <w:rsid w:val="001542B7"/>
    <w:rsid w:val="001878CF"/>
    <w:rsid w:val="001F4711"/>
    <w:rsid w:val="00287B9D"/>
    <w:rsid w:val="0029101F"/>
    <w:rsid w:val="002C1A11"/>
    <w:rsid w:val="002D7DDA"/>
    <w:rsid w:val="003B03D1"/>
    <w:rsid w:val="003E3B97"/>
    <w:rsid w:val="00500DDF"/>
    <w:rsid w:val="006D18D0"/>
    <w:rsid w:val="009472BB"/>
    <w:rsid w:val="009711A4"/>
    <w:rsid w:val="00A46839"/>
    <w:rsid w:val="00A72002"/>
    <w:rsid w:val="00A8769C"/>
    <w:rsid w:val="00AF39A8"/>
    <w:rsid w:val="00B448C3"/>
    <w:rsid w:val="00BB4019"/>
    <w:rsid w:val="00BB4975"/>
    <w:rsid w:val="00CB1284"/>
    <w:rsid w:val="00CB66EC"/>
    <w:rsid w:val="00CF0C63"/>
    <w:rsid w:val="00D2575B"/>
    <w:rsid w:val="00D345AE"/>
    <w:rsid w:val="00D9248E"/>
    <w:rsid w:val="00E0556A"/>
    <w:rsid w:val="00E170E8"/>
    <w:rsid w:val="00ED5D68"/>
    <w:rsid w:val="00F2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BF065"/>
  <w15:chartTrackingRefBased/>
  <w15:docId w15:val="{FF8E0C55-D6FE-40E2-8EB4-99F4C8605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8CF"/>
  </w:style>
  <w:style w:type="paragraph" w:styleId="Heading1">
    <w:name w:val="heading 1"/>
    <w:basedOn w:val="Normal"/>
    <w:next w:val="Normal"/>
    <w:link w:val="Heading1Char"/>
    <w:uiPriority w:val="9"/>
    <w:qFormat/>
    <w:rsid w:val="00291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01F"/>
    <w:rPr>
      <w:rFonts w:eastAsiaTheme="majorEastAsia" w:cstheme="majorBidi"/>
      <w:color w:val="272727" w:themeColor="text1" w:themeTint="D8"/>
    </w:rPr>
  </w:style>
  <w:style w:type="paragraph" w:styleId="Title">
    <w:name w:val="Title"/>
    <w:basedOn w:val="Normal"/>
    <w:next w:val="Normal"/>
    <w:link w:val="TitleChar"/>
    <w:uiPriority w:val="10"/>
    <w:qFormat/>
    <w:rsid w:val="00291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01F"/>
    <w:pPr>
      <w:spacing w:before="160"/>
      <w:jc w:val="center"/>
    </w:pPr>
    <w:rPr>
      <w:i/>
      <w:iCs/>
      <w:color w:val="404040" w:themeColor="text1" w:themeTint="BF"/>
    </w:rPr>
  </w:style>
  <w:style w:type="character" w:customStyle="1" w:styleId="QuoteChar">
    <w:name w:val="Quote Char"/>
    <w:basedOn w:val="DefaultParagraphFont"/>
    <w:link w:val="Quote"/>
    <w:uiPriority w:val="29"/>
    <w:rsid w:val="0029101F"/>
    <w:rPr>
      <w:i/>
      <w:iCs/>
      <w:color w:val="404040" w:themeColor="text1" w:themeTint="BF"/>
    </w:rPr>
  </w:style>
  <w:style w:type="paragraph" w:styleId="ListParagraph">
    <w:name w:val="List Paragraph"/>
    <w:basedOn w:val="Normal"/>
    <w:uiPriority w:val="34"/>
    <w:qFormat/>
    <w:rsid w:val="0029101F"/>
    <w:pPr>
      <w:ind w:left="720"/>
      <w:contextualSpacing/>
    </w:pPr>
  </w:style>
  <w:style w:type="character" w:styleId="IntenseEmphasis">
    <w:name w:val="Intense Emphasis"/>
    <w:basedOn w:val="DefaultParagraphFont"/>
    <w:uiPriority w:val="21"/>
    <w:qFormat/>
    <w:rsid w:val="0029101F"/>
    <w:rPr>
      <w:i/>
      <w:iCs/>
      <w:color w:val="0F4761" w:themeColor="accent1" w:themeShade="BF"/>
    </w:rPr>
  </w:style>
  <w:style w:type="paragraph" w:styleId="IntenseQuote">
    <w:name w:val="Intense Quote"/>
    <w:basedOn w:val="Normal"/>
    <w:next w:val="Normal"/>
    <w:link w:val="IntenseQuoteChar"/>
    <w:uiPriority w:val="30"/>
    <w:qFormat/>
    <w:rsid w:val="00291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01F"/>
    <w:rPr>
      <w:i/>
      <w:iCs/>
      <w:color w:val="0F4761" w:themeColor="accent1" w:themeShade="BF"/>
    </w:rPr>
  </w:style>
  <w:style w:type="character" w:styleId="IntenseReference">
    <w:name w:val="Intense Reference"/>
    <w:basedOn w:val="DefaultParagraphFont"/>
    <w:uiPriority w:val="32"/>
    <w:qFormat/>
    <w:rsid w:val="0029101F"/>
    <w:rPr>
      <w:b/>
      <w:bCs/>
      <w:smallCaps/>
      <w:color w:val="0F4761" w:themeColor="accent1" w:themeShade="BF"/>
      <w:spacing w:val="5"/>
    </w:rPr>
  </w:style>
  <w:style w:type="table" w:styleId="TableGrid">
    <w:name w:val="Table Grid"/>
    <w:basedOn w:val="TableNormal"/>
    <w:uiPriority w:val="39"/>
    <w:rsid w:val="00187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B497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0067B99-5FEE-4D82-9BD3-27ED23091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12</Pages>
  <Words>2073</Words>
  <Characters>11819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Nguyen</dc:creator>
  <cp:keywords/>
  <dc:description/>
  <cp:lastModifiedBy>Phong Nguyen</cp:lastModifiedBy>
  <cp:revision>8</cp:revision>
  <dcterms:created xsi:type="dcterms:W3CDTF">2026-04-04T03:51:00Z</dcterms:created>
  <dcterms:modified xsi:type="dcterms:W3CDTF">2026-05-24T01:04:00Z</dcterms:modified>
</cp:coreProperties>
</file>